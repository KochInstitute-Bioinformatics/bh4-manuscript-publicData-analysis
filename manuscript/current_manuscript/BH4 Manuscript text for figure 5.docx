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BA2B20" w14:textId="77777777" w:rsidR="000718B9" w:rsidRDefault="000718B9" w:rsidP="000718B9">
      <w:pPr>
        <w:spacing w:after="0" w:line="240" w:lineRule="auto"/>
        <w:rPr>
          <w:rFonts w:ascii="Arial" w:hAnsi="Arial" w:cs="Arial"/>
          <w:b/>
          <w:bCs/>
        </w:rPr>
      </w:pPr>
      <w:r w:rsidRPr="008475E5">
        <w:rPr>
          <w:rFonts w:ascii="Arial" w:hAnsi="Arial" w:cs="Arial"/>
          <w:b/>
          <w:bCs/>
        </w:rPr>
        <w:t>Reduced BH4</w:t>
      </w:r>
      <w:r>
        <w:rPr>
          <w:rFonts w:ascii="Arial" w:hAnsi="Arial" w:cs="Arial"/>
          <w:b/>
          <w:bCs/>
        </w:rPr>
        <w:t>-</w:t>
      </w:r>
      <w:r w:rsidRPr="008475E5">
        <w:rPr>
          <w:rFonts w:ascii="Arial" w:hAnsi="Arial" w:cs="Arial"/>
          <w:b/>
          <w:bCs/>
        </w:rPr>
        <w:t xml:space="preserve">pathway transcriptional scores </w:t>
      </w:r>
      <w:r>
        <w:rPr>
          <w:rFonts w:ascii="Arial" w:hAnsi="Arial" w:cs="Arial"/>
          <w:b/>
          <w:bCs/>
        </w:rPr>
        <w:t>emerge in</w:t>
      </w:r>
      <w:r w:rsidRPr="008475E5">
        <w:rPr>
          <w:rFonts w:ascii="Arial" w:hAnsi="Arial" w:cs="Arial"/>
          <w:b/>
          <w:bCs/>
        </w:rPr>
        <w:t xml:space="preserve"> intermediate and dedifferentiated tumor</w:t>
      </w:r>
      <w:r>
        <w:rPr>
          <w:rFonts w:ascii="Arial" w:hAnsi="Arial" w:cs="Arial"/>
          <w:b/>
          <w:bCs/>
        </w:rPr>
        <w:t xml:space="preserve"> cell states</w:t>
      </w:r>
    </w:p>
    <w:p w14:paraId="31154BA9" w14:textId="77777777" w:rsidR="000718B9" w:rsidRDefault="000718B9" w:rsidP="000718B9">
      <w:pPr>
        <w:spacing w:after="0" w:line="240" w:lineRule="auto"/>
        <w:rPr>
          <w:rFonts w:ascii="Arial" w:hAnsi="Arial" w:cs="Arial"/>
          <w:b/>
          <w:bCs/>
        </w:rPr>
      </w:pPr>
    </w:p>
    <w:p w14:paraId="19044E91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  <w:r w:rsidRPr="00444537">
        <w:rPr>
          <w:rFonts w:ascii="Arial" w:hAnsi="Arial" w:cs="Arial"/>
        </w:rPr>
        <w:t>Having established impaired biopterin buffering across experimentally defined plasticity</w:t>
      </w:r>
      <w:r>
        <w:rPr>
          <w:rFonts w:ascii="Arial" w:hAnsi="Arial" w:cs="Arial"/>
        </w:rPr>
        <w:t>-</w:t>
      </w:r>
      <w:r w:rsidRPr="00444537">
        <w:rPr>
          <w:rFonts w:ascii="Arial" w:hAnsi="Arial" w:cs="Arial"/>
        </w:rPr>
        <w:t>associated states</w:t>
      </w:r>
      <w:r>
        <w:rPr>
          <w:rFonts w:ascii="Arial" w:hAnsi="Arial" w:cs="Arial"/>
        </w:rPr>
        <w:t xml:space="preserve">, </w:t>
      </w:r>
      <w:r w:rsidRPr="00444537">
        <w:rPr>
          <w:rFonts w:ascii="Arial" w:hAnsi="Arial" w:cs="Arial"/>
        </w:rPr>
        <w:t>we ask</w:t>
      </w:r>
      <w:r>
        <w:rPr>
          <w:rFonts w:ascii="Arial" w:hAnsi="Arial" w:cs="Arial"/>
        </w:rPr>
        <w:t>ed</w:t>
      </w:r>
      <w:r w:rsidRPr="00444537">
        <w:rPr>
          <w:rFonts w:ascii="Arial" w:hAnsi="Arial" w:cs="Arial"/>
        </w:rPr>
        <w:t xml:space="preserve"> whether reduced BH4</w:t>
      </w:r>
      <w:r>
        <w:rPr>
          <w:rFonts w:ascii="Arial" w:hAnsi="Arial" w:cs="Arial"/>
        </w:rPr>
        <w:t>-</w:t>
      </w:r>
      <w:r w:rsidRPr="00444537">
        <w:rPr>
          <w:rFonts w:ascii="Arial" w:hAnsi="Arial" w:cs="Arial"/>
        </w:rPr>
        <w:t xml:space="preserve">pathway transcriptional features </w:t>
      </w:r>
      <w:r>
        <w:rPr>
          <w:rFonts w:ascii="Arial" w:hAnsi="Arial" w:cs="Arial"/>
        </w:rPr>
        <w:t>were</w:t>
      </w:r>
      <w:r w:rsidRPr="00444537">
        <w:rPr>
          <w:rFonts w:ascii="Arial" w:hAnsi="Arial" w:cs="Arial"/>
        </w:rPr>
        <w:t xml:space="preserve"> also evident in primary tumors</w:t>
      </w:r>
      <w:r>
        <w:rPr>
          <w:rFonts w:ascii="Arial" w:hAnsi="Arial" w:cs="Arial"/>
        </w:rPr>
        <w:t>. B</w:t>
      </w:r>
      <w:r w:rsidRPr="00444537">
        <w:rPr>
          <w:rFonts w:ascii="Arial" w:hAnsi="Arial" w:cs="Arial"/>
        </w:rPr>
        <w:t xml:space="preserve">ecause BH4 and BH2 are not routinely measured in </w:t>
      </w:r>
      <w:r>
        <w:rPr>
          <w:rFonts w:ascii="Arial" w:hAnsi="Arial" w:cs="Arial"/>
        </w:rPr>
        <w:t>patient tumor</w:t>
      </w:r>
      <w:r w:rsidRPr="00444537">
        <w:rPr>
          <w:rFonts w:ascii="Arial" w:hAnsi="Arial" w:cs="Arial"/>
        </w:rPr>
        <w:t xml:space="preserve"> cohorts</w:t>
      </w:r>
      <w:r>
        <w:rPr>
          <w:rFonts w:ascii="Arial" w:hAnsi="Arial" w:cs="Arial"/>
        </w:rPr>
        <w:t xml:space="preserve">, </w:t>
      </w:r>
      <w:r w:rsidRPr="00444537">
        <w:rPr>
          <w:rFonts w:ascii="Arial" w:hAnsi="Arial" w:cs="Arial"/>
        </w:rPr>
        <w:t>we curated</w:t>
      </w:r>
      <w:r>
        <w:rPr>
          <w:rFonts w:ascii="Arial" w:hAnsi="Arial" w:cs="Arial"/>
        </w:rPr>
        <w:t xml:space="preserve"> a</w:t>
      </w:r>
      <w:r w:rsidRPr="0044453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seven-</w:t>
      </w:r>
      <w:r w:rsidRPr="00444537">
        <w:rPr>
          <w:rFonts w:ascii="Arial" w:hAnsi="Arial" w:cs="Arial"/>
        </w:rPr>
        <w:t>gene signature spanning BH4 synthesis and recycling</w:t>
      </w:r>
      <w:r>
        <w:rPr>
          <w:rFonts w:ascii="Arial" w:hAnsi="Arial" w:cs="Arial"/>
        </w:rPr>
        <w:t xml:space="preserve"> and used it to derive pathway scores across tumor transcriptomic datasets (</w:t>
      </w:r>
      <w:r w:rsidRPr="00C41AFB">
        <w:rPr>
          <w:rFonts w:ascii="Arial" w:hAnsi="Arial" w:cs="Arial"/>
          <w:b/>
          <w:bCs/>
        </w:rPr>
        <w:t>Fig. 5a</w:t>
      </w:r>
      <w:r>
        <w:rPr>
          <w:rFonts w:ascii="Arial" w:hAnsi="Arial" w:cs="Arial"/>
        </w:rPr>
        <w:t xml:space="preserve">). </w:t>
      </w:r>
    </w:p>
    <w:p w14:paraId="5546BEAE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</w:p>
    <w:p w14:paraId="160E0749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 first classified malignant cells from primary human breast cancers as </w:t>
      </w:r>
      <w:r w:rsidRPr="004145F4">
        <w:rPr>
          <w:rFonts w:ascii="Arial" w:hAnsi="Arial" w:cs="Arial"/>
        </w:rPr>
        <w:t>epithelial</w:t>
      </w:r>
      <w:r>
        <w:rPr>
          <w:rFonts w:ascii="Arial" w:hAnsi="Arial" w:cs="Arial"/>
        </w:rPr>
        <w:t xml:space="preserve">, </w:t>
      </w:r>
      <w:r w:rsidRPr="004145F4">
        <w:rPr>
          <w:rFonts w:ascii="Arial" w:hAnsi="Arial" w:cs="Arial"/>
        </w:rPr>
        <w:t>hybrid epithelial</w:t>
      </w:r>
      <w:r>
        <w:rPr>
          <w:rFonts w:ascii="Arial" w:hAnsi="Arial" w:cs="Arial"/>
        </w:rPr>
        <w:t>/</w:t>
      </w:r>
      <w:r w:rsidRPr="004145F4">
        <w:rPr>
          <w:rFonts w:ascii="Arial" w:hAnsi="Arial" w:cs="Arial"/>
        </w:rPr>
        <w:t>mesenchymal</w:t>
      </w:r>
      <w:r>
        <w:rPr>
          <w:rFonts w:ascii="Arial" w:hAnsi="Arial" w:cs="Arial"/>
        </w:rPr>
        <w:t xml:space="preserve"> (E/M), or</w:t>
      </w:r>
      <w:r w:rsidRPr="004145F4">
        <w:rPr>
          <w:rFonts w:ascii="Arial" w:hAnsi="Arial" w:cs="Arial"/>
        </w:rPr>
        <w:t xml:space="preserve"> mesenchymal </w:t>
      </w:r>
      <w:r>
        <w:rPr>
          <w:rFonts w:ascii="Arial" w:hAnsi="Arial" w:cs="Arial"/>
        </w:rPr>
        <w:t>using the Kolmogorov-Smirnov (KS)-based EMT scoring method</w:t>
      </w:r>
      <w:r w:rsidDel="008A464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(PMID</w:t>
      </w:r>
      <w:r w:rsidRPr="004145F4">
        <w:rPr>
          <w:rFonts w:ascii="Arial" w:hAnsi="Arial" w:cs="Arial"/>
        </w:rPr>
        <w:t xml:space="preserve"> 32266244</w:t>
      </w:r>
      <w:r>
        <w:rPr>
          <w:rFonts w:ascii="Arial" w:hAnsi="Arial" w:cs="Arial"/>
        </w:rPr>
        <w:t xml:space="preserve">), with states defined by EMT-KS score tertiles. </w:t>
      </w:r>
      <w:r w:rsidRPr="002F612C">
        <w:rPr>
          <w:rFonts w:ascii="Arial" w:hAnsi="Arial" w:cs="Arial"/>
        </w:rPr>
        <w:t>Because hybrid E</w:t>
      </w:r>
      <w:r>
        <w:rPr>
          <w:rFonts w:ascii="Arial" w:hAnsi="Arial" w:cs="Arial"/>
        </w:rPr>
        <w:t>/</w:t>
      </w:r>
      <w:r w:rsidRPr="002F612C">
        <w:rPr>
          <w:rFonts w:ascii="Arial" w:hAnsi="Arial" w:cs="Arial"/>
        </w:rPr>
        <w:t xml:space="preserve">M states </w:t>
      </w:r>
      <w:r>
        <w:rPr>
          <w:rFonts w:ascii="Arial" w:hAnsi="Arial" w:cs="Arial"/>
        </w:rPr>
        <w:t>have been</w:t>
      </w:r>
      <w:r w:rsidRPr="002F612C">
        <w:rPr>
          <w:rFonts w:ascii="Arial" w:hAnsi="Arial" w:cs="Arial"/>
        </w:rPr>
        <w:t xml:space="preserve"> associated with heightened phenotypic </w:t>
      </w:r>
      <w:r>
        <w:rPr>
          <w:rFonts w:ascii="Arial" w:hAnsi="Arial" w:cs="Arial"/>
        </w:rPr>
        <w:t>plasticity (PMID: 29670281, PMID: 34115987), w</w:t>
      </w:r>
      <w:r w:rsidRPr="002F612C">
        <w:rPr>
          <w:rFonts w:ascii="Arial" w:hAnsi="Arial" w:cs="Arial"/>
        </w:rPr>
        <w:t>e ask</w:t>
      </w:r>
      <w:r>
        <w:rPr>
          <w:rFonts w:ascii="Arial" w:hAnsi="Arial" w:cs="Arial"/>
        </w:rPr>
        <w:t>ed</w:t>
      </w:r>
      <w:r w:rsidRPr="002F612C">
        <w:rPr>
          <w:rFonts w:ascii="Arial" w:hAnsi="Arial" w:cs="Arial"/>
        </w:rPr>
        <w:t xml:space="preserve"> whether </w:t>
      </w:r>
      <w:r>
        <w:rPr>
          <w:rFonts w:ascii="Arial" w:hAnsi="Arial" w:cs="Arial"/>
        </w:rPr>
        <w:t xml:space="preserve">reduced </w:t>
      </w:r>
      <w:r w:rsidRPr="002F612C">
        <w:rPr>
          <w:rFonts w:ascii="Arial" w:hAnsi="Arial" w:cs="Arial"/>
        </w:rPr>
        <w:t>BH4</w:t>
      </w:r>
      <w:r>
        <w:rPr>
          <w:rFonts w:ascii="Arial" w:hAnsi="Arial" w:cs="Arial"/>
        </w:rPr>
        <w:t>-</w:t>
      </w:r>
      <w:r w:rsidRPr="002F612C">
        <w:rPr>
          <w:rFonts w:ascii="Arial" w:hAnsi="Arial" w:cs="Arial"/>
        </w:rPr>
        <w:t xml:space="preserve">pathway </w:t>
      </w:r>
      <w:r>
        <w:rPr>
          <w:rFonts w:ascii="Arial" w:hAnsi="Arial" w:cs="Arial"/>
        </w:rPr>
        <w:t xml:space="preserve">scores </w:t>
      </w:r>
      <w:r w:rsidRPr="002F612C">
        <w:rPr>
          <w:rFonts w:ascii="Arial" w:hAnsi="Arial" w:cs="Arial"/>
        </w:rPr>
        <w:t xml:space="preserve">were already </w:t>
      </w:r>
      <w:r>
        <w:rPr>
          <w:rFonts w:ascii="Arial" w:hAnsi="Arial" w:cs="Arial"/>
        </w:rPr>
        <w:t>evident</w:t>
      </w:r>
      <w:r w:rsidRPr="002F612C">
        <w:rPr>
          <w:rFonts w:ascii="Arial" w:hAnsi="Arial" w:cs="Arial"/>
        </w:rPr>
        <w:t xml:space="preserve"> in this intermediate </w:t>
      </w:r>
      <w:r>
        <w:rPr>
          <w:rFonts w:ascii="Arial" w:hAnsi="Arial" w:cs="Arial"/>
        </w:rPr>
        <w:t xml:space="preserve">state. Analysis of </w:t>
      </w:r>
      <w:proofErr w:type="spellStart"/>
      <w:r>
        <w:rPr>
          <w:rFonts w:ascii="Arial" w:hAnsi="Arial" w:cs="Arial"/>
        </w:rPr>
        <w:t>scRNA</w:t>
      </w:r>
      <w:proofErr w:type="spellEnd"/>
      <w:r>
        <w:rPr>
          <w:rFonts w:ascii="Arial" w:hAnsi="Arial" w:cs="Arial"/>
        </w:rPr>
        <w:t xml:space="preserve">-seq data from primary human breast tumors revealed that </w:t>
      </w:r>
      <w:r w:rsidRPr="00F33B4D">
        <w:rPr>
          <w:rFonts w:ascii="Arial" w:hAnsi="Arial" w:cs="Arial"/>
        </w:rPr>
        <w:t>BH4</w:t>
      </w:r>
      <w:r>
        <w:rPr>
          <w:rFonts w:ascii="Arial" w:hAnsi="Arial" w:cs="Arial"/>
        </w:rPr>
        <w:t>-</w:t>
      </w:r>
      <w:r w:rsidRPr="00F33B4D">
        <w:rPr>
          <w:rFonts w:ascii="Arial" w:hAnsi="Arial" w:cs="Arial"/>
        </w:rPr>
        <w:t>pathway scores were highest in epithelial</w:t>
      </w:r>
      <w:r>
        <w:rPr>
          <w:rFonts w:ascii="Arial" w:hAnsi="Arial" w:cs="Arial"/>
        </w:rPr>
        <w:t xml:space="preserve"> cells,</w:t>
      </w:r>
      <w:r w:rsidRPr="00F33B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decreased</w:t>
      </w:r>
      <w:r w:rsidRPr="00F33B4D">
        <w:rPr>
          <w:rFonts w:ascii="Arial" w:hAnsi="Arial" w:cs="Arial"/>
        </w:rPr>
        <w:t xml:space="preserve"> in hybrid E</w:t>
      </w:r>
      <w:r>
        <w:rPr>
          <w:rFonts w:ascii="Arial" w:hAnsi="Arial" w:cs="Arial"/>
        </w:rPr>
        <w:t>/</w:t>
      </w:r>
      <w:r w:rsidRPr="00F33B4D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cells,</w:t>
      </w:r>
      <w:r w:rsidRPr="00F33B4D">
        <w:rPr>
          <w:rFonts w:ascii="Arial" w:hAnsi="Arial" w:cs="Arial"/>
        </w:rPr>
        <w:t xml:space="preserve"> and remained low in mesenchymal</w:t>
      </w:r>
      <w:r>
        <w:rPr>
          <w:rFonts w:ascii="Arial" w:hAnsi="Arial" w:cs="Arial"/>
        </w:rPr>
        <w:t xml:space="preserve"> cells</w:t>
      </w:r>
      <w:r w:rsidRPr="00F33B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Pr="00C41AFB">
        <w:rPr>
          <w:rFonts w:ascii="Arial" w:hAnsi="Arial" w:cs="Arial"/>
          <w:b/>
          <w:bCs/>
        </w:rPr>
        <w:t>Fig. 5b</w:t>
      </w:r>
      <w:r>
        <w:rPr>
          <w:rFonts w:ascii="Arial" w:hAnsi="Arial" w:cs="Arial"/>
          <w:b/>
          <w:bCs/>
        </w:rPr>
        <w:t xml:space="preserve"> and Extended Data Fig. 5a-d</w:t>
      </w:r>
      <w:r>
        <w:rPr>
          <w:rFonts w:ascii="Arial" w:hAnsi="Arial" w:cs="Arial"/>
        </w:rPr>
        <w:t>). Consistent with this pattern, an independent SUM149PT breast cancer model spanning functionally characterized epithelial, intermediate E/M, and mesenchymal states showed lower BH4-pathway scores in intermediate and mesenchymal clones compared to their epithelial counterpart (PMID: 35921406) (</w:t>
      </w:r>
      <w:r w:rsidRPr="00CF0460">
        <w:rPr>
          <w:rFonts w:ascii="Arial" w:hAnsi="Arial" w:cs="Arial"/>
          <w:b/>
          <w:bCs/>
        </w:rPr>
        <w:t>Extended Data Fig. 5e</w:t>
      </w:r>
      <w:r>
        <w:rPr>
          <w:rFonts w:ascii="Arial" w:hAnsi="Arial" w:cs="Arial"/>
          <w:b/>
          <w:bCs/>
        </w:rPr>
        <w:t>, f</w:t>
      </w:r>
      <w:r>
        <w:rPr>
          <w:rFonts w:ascii="Arial" w:hAnsi="Arial" w:cs="Arial"/>
        </w:rPr>
        <w:t>). A similar association between EMT states and BH4-pathway scores was observed using bulk transcriptomic data from breast tumors in The Cancer Genome Atlas (TCGA) (</w:t>
      </w:r>
      <w:r w:rsidRPr="00C41AFB">
        <w:rPr>
          <w:rFonts w:ascii="Arial" w:hAnsi="Arial" w:cs="Arial"/>
          <w:b/>
          <w:bCs/>
        </w:rPr>
        <w:t>Fig. 5c</w:t>
      </w:r>
      <w:r>
        <w:rPr>
          <w:rFonts w:ascii="Arial" w:hAnsi="Arial" w:cs="Arial"/>
        </w:rPr>
        <w:t xml:space="preserve">). </w:t>
      </w:r>
    </w:p>
    <w:p w14:paraId="333A287A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</w:p>
    <w:p w14:paraId="592FA98F" w14:textId="6D0DB34E" w:rsidR="000718B9" w:rsidRDefault="000718B9" w:rsidP="000718B9">
      <w:pPr>
        <w:spacing w:after="0" w:line="240" w:lineRule="auto"/>
        <w:rPr>
          <w:rFonts w:ascii="Arial" w:hAnsi="Arial" w:cs="Arial"/>
        </w:rPr>
      </w:pPr>
      <w:r w:rsidRPr="000E2D9C">
        <w:rPr>
          <w:rFonts w:ascii="Arial" w:hAnsi="Arial" w:cs="Arial"/>
        </w:rPr>
        <w:t xml:space="preserve">We next examined </w:t>
      </w:r>
      <w:proofErr w:type="spellStart"/>
      <w:r>
        <w:rPr>
          <w:rFonts w:ascii="Arial" w:hAnsi="Arial" w:cs="Arial"/>
        </w:rPr>
        <w:t>scRNA</w:t>
      </w:r>
      <w:proofErr w:type="spellEnd"/>
      <w:r>
        <w:rPr>
          <w:rFonts w:ascii="Arial" w:hAnsi="Arial" w:cs="Arial"/>
        </w:rPr>
        <w:t xml:space="preserve">-seq datasets from primary murine and human </w:t>
      </w:r>
      <w:r w:rsidRPr="000E2D9C">
        <w:rPr>
          <w:rFonts w:ascii="Arial" w:hAnsi="Arial" w:cs="Arial"/>
        </w:rPr>
        <w:t>pancreatic ductal adenocarcinoma</w:t>
      </w:r>
      <w:r>
        <w:rPr>
          <w:rFonts w:ascii="Arial" w:hAnsi="Arial" w:cs="Arial"/>
        </w:rPr>
        <w:t xml:space="preserve"> (PDAC). For the murine analysis, we used published transcriptomic data from an autochthonous </w:t>
      </w:r>
      <w:r w:rsidRPr="003C28BA">
        <w:rPr>
          <w:rFonts w:ascii="Arial" w:hAnsi="Arial" w:cs="Arial"/>
          <w:i/>
          <w:iCs/>
        </w:rPr>
        <w:t>Kras</w:t>
      </w:r>
      <w:r w:rsidRPr="003C28BA">
        <w:rPr>
          <w:rFonts w:ascii="Arial" w:hAnsi="Arial" w:cs="Arial"/>
          <w:vertAlign w:val="superscript"/>
        </w:rPr>
        <w:t>G12</w:t>
      </w:r>
      <w:proofErr w:type="gramStart"/>
      <w:r w:rsidRPr="003C28BA">
        <w:rPr>
          <w:rFonts w:ascii="Arial" w:hAnsi="Arial" w:cs="Arial"/>
          <w:vertAlign w:val="superscript"/>
        </w:rPr>
        <w:t>D</w:t>
      </w:r>
      <w:r>
        <w:rPr>
          <w:rFonts w:ascii="Arial" w:hAnsi="Arial" w:cs="Arial"/>
        </w:rPr>
        <w:t>;</w:t>
      </w:r>
      <w:r w:rsidRPr="003C28BA">
        <w:rPr>
          <w:rFonts w:ascii="Arial" w:hAnsi="Arial" w:cs="Arial"/>
          <w:i/>
          <w:iCs/>
        </w:rPr>
        <w:t>Trp</w:t>
      </w:r>
      <w:proofErr w:type="gramEnd"/>
      <w:r w:rsidRPr="003C28BA">
        <w:rPr>
          <w:rFonts w:ascii="Arial" w:hAnsi="Arial" w:cs="Arial"/>
          <w:i/>
          <w:iCs/>
        </w:rPr>
        <w:t>53</w:t>
      </w:r>
      <w:r>
        <w:rPr>
          <w:rFonts w:ascii="Arial" w:hAnsi="Arial" w:cs="Arial"/>
        </w:rPr>
        <w:t>-deficient PDAC model</w:t>
      </w:r>
      <w:r w:rsidRPr="000E2D9C">
        <w:rPr>
          <w:rFonts w:ascii="Arial" w:hAnsi="Arial" w:cs="Arial"/>
        </w:rPr>
        <w:t xml:space="preserve"> in which lineage tracing</w:t>
      </w:r>
      <w:r>
        <w:rPr>
          <w:rFonts w:ascii="Arial" w:hAnsi="Arial" w:cs="Arial"/>
        </w:rPr>
        <w:t xml:space="preserve"> </w:t>
      </w:r>
      <w:r w:rsidRPr="000E2D9C">
        <w:rPr>
          <w:rFonts w:ascii="Arial" w:hAnsi="Arial" w:cs="Arial"/>
        </w:rPr>
        <w:t xml:space="preserve">identified a </w:t>
      </w:r>
      <w:r>
        <w:rPr>
          <w:rFonts w:ascii="Arial" w:hAnsi="Arial" w:cs="Arial"/>
        </w:rPr>
        <w:t xml:space="preserve">highly plastic </w:t>
      </w:r>
      <w:r w:rsidRPr="000E2D9C">
        <w:rPr>
          <w:rFonts w:ascii="Arial" w:hAnsi="Arial" w:cs="Arial"/>
        </w:rPr>
        <w:t>basal tumor</w:t>
      </w:r>
      <w:r>
        <w:rPr>
          <w:rFonts w:ascii="Arial" w:hAnsi="Arial" w:cs="Arial"/>
        </w:rPr>
        <w:t>-</w:t>
      </w:r>
      <w:r w:rsidRPr="000E2D9C">
        <w:rPr>
          <w:rFonts w:ascii="Arial" w:hAnsi="Arial" w:cs="Arial"/>
        </w:rPr>
        <w:t xml:space="preserve">cell state </w:t>
      </w:r>
      <w:r>
        <w:rPr>
          <w:rFonts w:ascii="Arial" w:hAnsi="Arial" w:cs="Arial"/>
        </w:rPr>
        <w:t>(</w:t>
      </w:r>
      <w:r w:rsidRPr="000E2D9C">
        <w:rPr>
          <w:rFonts w:ascii="Arial" w:hAnsi="Arial" w:cs="Arial"/>
        </w:rPr>
        <w:t>PMID 35952360</w:t>
      </w:r>
      <w:r>
        <w:rPr>
          <w:rFonts w:ascii="Arial" w:hAnsi="Arial" w:cs="Arial"/>
        </w:rPr>
        <w:t xml:space="preserve">). Among malignant cells, </w:t>
      </w:r>
      <w:r w:rsidRPr="00500CD6">
        <w:rPr>
          <w:rFonts w:ascii="Arial" w:hAnsi="Arial" w:cs="Arial"/>
        </w:rPr>
        <w:t>BH4</w:t>
      </w:r>
      <w:r>
        <w:rPr>
          <w:rFonts w:ascii="Arial" w:hAnsi="Arial" w:cs="Arial"/>
        </w:rPr>
        <w:t>-</w:t>
      </w:r>
      <w:r w:rsidRPr="00500CD6">
        <w:rPr>
          <w:rFonts w:ascii="Arial" w:hAnsi="Arial" w:cs="Arial"/>
        </w:rPr>
        <w:t xml:space="preserve">pathway scores were highest in </w:t>
      </w:r>
      <w:r>
        <w:rPr>
          <w:rFonts w:ascii="Arial" w:hAnsi="Arial" w:cs="Arial"/>
        </w:rPr>
        <w:t>the classical state, decreased</w:t>
      </w:r>
      <w:r w:rsidRPr="00500CD6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the basal state</w:t>
      </w:r>
      <w:ins w:id="0" w:author="Evelyn Tong" w:date="2026-08-31T11:03:00Z" w16du:dateUtc="2026-08-31T18:03:00Z">
        <w:r w:rsidR="00F34AB5">
          <w:rPr>
            <w:rFonts w:ascii="Arial" w:hAnsi="Arial" w:cs="Arial"/>
          </w:rPr>
          <w:t xml:space="preserve"> (</w:t>
        </w:r>
      </w:ins>
      <m:oMath>
        <m:r>
          <w:ins w:id="1" w:author="Evelyn Tong" w:date="2026-08-31T11:03:00Z">
            <w:rPr>
              <w:rFonts w:ascii="Cambria Math" w:hAnsi="Cambria Math" w:cs="Arial"/>
            </w:rPr>
            <m:t>p=1.7×</m:t>
          </w:ins>
        </m:r>
        <m:sSup>
          <m:sSupPr>
            <m:ctrlPr>
              <w:ins w:id="2" w:author="Evelyn Tong" w:date="2026-08-31T11:03:00Z">
                <w:rPr>
                  <w:rFonts w:ascii="Cambria Math" w:hAnsi="Cambria Math" w:cs="Arial"/>
                </w:rPr>
              </w:ins>
            </m:ctrlPr>
          </m:sSupPr>
          <m:e>
            <m:r>
              <w:ins w:id="3" w:author="Evelyn Tong" w:date="2026-08-31T11:03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4" w:author="Evelyn Tong" w:date="2026-08-31T11:03:00Z">
                <w:rPr>
                  <w:rFonts w:ascii="Cambria Math" w:hAnsi="Cambria Math" w:cs="Arial"/>
                </w:rPr>
                <m:t>-152</m:t>
              </w:ins>
            </m:r>
          </m:sup>
        </m:sSup>
      </m:oMath>
      <w:ins w:id="5" w:author="Evelyn Tong" w:date="2026-08-31T11:03:00Z">
        <w:r w:rsidR="00F34AB5" w:rsidRPr="00F34AB5">
          <w:rPr>
            <w:rFonts w:ascii="Arial" w:hAnsi="Arial" w:cs="Arial"/>
          </w:rPr>
          <w:t xml:space="preserve"> vs. classical</w:t>
        </w:r>
      </w:ins>
      <w:ins w:id="6" w:author="Evelyn Tong" w:date="2026-08-31T11:03:00Z" w16du:dateUtc="2026-08-31T18:03:00Z">
        <w:r w:rsidR="00F34AB5">
          <w:rPr>
            <w:rFonts w:ascii="Arial" w:hAnsi="Arial" w:cs="Arial"/>
          </w:rPr>
          <w:t>)</w:t>
        </w:r>
      </w:ins>
      <w:r>
        <w:rPr>
          <w:rFonts w:ascii="Arial" w:hAnsi="Arial" w:cs="Arial"/>
        </w:rPr>
        <w:t>,</w:t>
      </w:r>
      <w:r w:rsidRPr="00500CD6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were</w:t>
      </w:r>
      <w:r w:rsidRPr="00500CD6">
        <w:rPr>
          <w:rFonts w:ascii="Arial" w:hAnsi="Arial" w:cs="Arial"/>
        </w:rPr>
        <w:t xml:space="preserve"> low</w:t>
      </w:r>
      <w:r>
        <w:rPr>
          <w:rFonts w:ascii="Arial" w:hAnsi="Arial" w:cs="Arial"/>
        </w:rPr>
        <w:t>est</w:t>
      </w:r>
      <w:r w:rsidRPr="00500CD6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 xml:space="preserve">the </w:t>
      </w:r>
      <w:r w:rsidRPr="00500CD6">
        <w:rPr>
          <w:rFonts w:ascii="Arial" w:hAnsi="Arial" w:cs="Arial"/>
        </w:rPr>
        <w:t>mesenchymal</w:t>
      </w:r>
      <w:r>
        <w:rPr>
          <w:rFonts w:ascii="Arial" w:hAnsi="Arial" w:cs="Arial"/>
        </w:rPr>
        <w:t xml:space="preserve"> state</w:t>
      </w:r>
      <w:ins w:id="7" w:author="Evelyn Tong" w:date="2026-08-31T11:03:00Z" w16du:dateUtc="2026-08-31T18:03:00Z">
        <w:r w:rsidR="00F34AB5">
          <w:rPr>
            <w:rFonts w:ascii="Arial" w:hAnsi="Arial" w:cs="Arial"/>
          </w:rPr>
          <w:t xml:space="preserve"> (</w:t>
        </w:r>
      </w:ins>
      <m:oMath>
        <m:r>
          <w:ins w:id="8" w:author="Evelyn Tong" w:date="2026-08-31T11:03:00Z">
            <w:rPr>
              <w:rFonts w:ascii="Cambria Math" w:hAnsi="Cambria Math" w:cs="Arial"/>
            </w:rPr>
            <m:t>p=6.9×</m:t>
          </w:ins>
        </m:r>
        <m:sSup>
          <m:sSupPr>
            <m:ctrlPr>
              <w:ins w:id="9" w:author="Evelyn Tong" w:date="2026-08-31T11:03:00Z">
                <w:rPr>
                  <w:rFonts w:ascii="Cambria Math" w:hAnsi="Cambria Math" w:cs="Arial"/>
                </w:rPr>
              </w:ins>
            </m:ctrlPr>
          </m:sSupPr>
          <m:e>
            <m:r>
              <w:ins w:id="10" w:author="Evelyn Tong" w:date="2026-08-31T11:03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11" w:author="Evelyn Tong" w:date="2026-08-31T11:03:00Z">
                <w:rPr>
                  <w:rFonts w:ascii="Cambria Math" w:hAnsi="Cambria Math" w:cs="Arial"/>
                </w:rPr>
                <m:t>-51</m:t>
              </w:ins>
            </m:r>
          </m:sup>
        </m:sSup>
      </m:oMath>
      <w:ins w:id="12" w:author="Evelyn Tong" w:date="2026-08-31T11:03:00Z">
        <w:r w:rsidR="00F34AB5" w:rsidRPr="00F34AB5">
          <w:rPr>
            <w:rFonts w:ascii="Arial" w:hAnsi="Arial" w:cs="Arial"/>
          </w:rPr>
          <w:t xml:space="preserve"> vs. basal; </w:t>
        </w:r>
      </w:ins>
      <m:oMath>
        <m:r>
          <w:ins w:id="13" w:author="Evelyn Tong" w:date="2026-08-31T11:03:00Z">
            <w:rPr>
              <w:rFonts w:ascii="Cambria Math" w:hAnsi="Cambria Math" w:cs="Arial"/>
            </w:rPr>
            <m:t>p&lt;0.0001</m:t>
          </w:ins>
        </m:r>
      </m:oMath>
      <w:ins w:id="14" w:author="Evelyn Tong" w:date="2026-08-31T11:03:00Z">
        <w:r w:rsidR="00F34AB5" w:rsidRPr="00F34AB5">
          <w:rPr>
            <w:rFonts w:ascii="Arial" w:hAnsi="Arial" w:cs="Arial"/>
          </w:rPr>
          <w:t xml:space="preserve"> vs. classical</w:t>
        </w:r>
      </w:ins>
      <w:ins w:id="15" w:author="Evelyn Tong" w:date="2026-08-31T11:03:00Z" w16du:dateUtc="2026-08-31T18:03:00Z">
        <w:r w:rsidR="00F34AB5">
          <w:rPr>
            <w:rFonts w:ascii="Arial" w:hAnsi="Arial" w:cs="Arial"/>
          </w:rPr>
          <w:t>)</w:t>
        </w:r>
      </w:ins>
      <w:r>
        <w:rPr>
          <w:rFonts w:ascii="Arial" w:hAnsi="Arial" w:cs="Arial"/>
        </w:rPr>
        <w:t xml:space="preserve"> (</w:t>
      </w:r>
      <w:r w:rsidRPr="00C41AFB">
        <w:rPr>
          <w:rFonts w:ascii="Arial" w:hAnsi="Arial" w:cs="Arial"/>
          <w:b/>
          <w:bCs/>
        </w:rPr>
        <w:t>Fig. 5d, 5e</w:t>
      </w:r>
      <w:r>
        <w:rPr>
          <w:rFonts w:ascii="Arial" w:hAnsi="Arial" w:cs="Arial"/>
        </w:rPr>
        <w:t xml:space="preserve">). This reduction was particularly evident in the de novo BH4 synthesis program, with lower expression of </w:t>
      </w:r>
      <w:r w:rsidRPr="003C28BA">
        <w:rPr>
          <w:rFonts w:ascii="Arial" w:hAnsi="Arial" w:cs="Arial"/>
          <w:i/>
          <w:iCs/>
        </w:rPr>
        <w:t>Gch1</w:t>
      </w:r>
      <w:r>
        <w:rPr>
          <w:rFonts w:ascii="Arial" w:hAnsi="Arial" w:cs="Arial"/>
        </w:rPr>
        <w:t xml:space="preserve"> </w:t>
      </w:r>
      <w:ins w:id="16" w:author="Evelyn Tong" w:date="2026-08-31T11:04:00Z" w16du:dateUtc="2026-08-31T18:04:00Z">
        <w:r w:rsidR="00E13CA0">
          <w:rPr>
            <w:rFonts w:ascii="Arial" w:eastAsiaTheme="minorEastAsia" w:hAnsi="Arial" w:cs="Arial"/>
          </w:rPr>
          <w:t>(</w:t>
        </w:r>
      </w:ins>
      <m:oMath>
        <m:r>
          <w:ins w:id="17" w:author="Evelyn Tong" w:date="2026-08-31T11:04:00Z">
            <w:rPr>
              <w:rFonts w:ascii="Cambria Math" w:hAnsi="Cambria Math" w:cs="Arial"/>
            </w:rPr>
            <m:t>p=1.9×</m:t>
          </w:ins>
        </m:r>
        <m:sSup>
          <m:sSupPr>
            <m:ctrlPr>
              <w:ins w:id="18" w:author="Evelyn Tong" w:date="2026-08-31T11:04:00Z">
                <w:rPr>
                  <w:rFonts w:ascii="Cambria Math" w:hAnsi="Cambria Math" w:cs="Arial"/>
                </w:rPr>
              </w:ins>
            </m:ctrlPr>
          </m:sSupPr>
          <m:e>
            <m:r>
              <w:ins w:id="19" w:author="Evelyn Tong" w:date="2026-08-31T11:04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20" w:author="Evelyn Tong" w:date="2026-08-31T11:04:00Z">
                <w:rPr>
                  <w:rFonts w:ascii="Cambria Math" w:hAnsi="Cambria Math" w:cs="Arial"/>
                </w:rPr>
                <m:t>-90</m:t>
              </w:ins>
            </m:r>
          </m:sup>
        </m:sSup>
      </m:oMath>
      <w:ins w:id="21" w:author="Evelyn Tong" w:date="2026-08-31T11:04:00Z">
        <w:r w:rsidR="00E13CA0" w:rsidRPr="00E13CA0">
          <w:rPr>
            <w:rFonts w:ascii="Arial" w:hAnsi="Arial" w:cs="Arial"/>
          </w:rPr>
          <w:t xml:space="preserve"> and </w:t>
        </w:r>
      </w:ins>
      <m:oMath>
        <m:r>
          <w:ins w:id="22" w:author="Evelyn Tong" w:date="2026-08-31T11:04:00Z">
            <w:rPr>
              <w:rFonts w:ascii="Cambria Math" w:hAnsi="Cambria Math" w:cs="Arial"/>
            </w:rPr>
            <m:t>p&lt;0.0001</m:t>
          </w:ins>
        </m:r>
      </m:oMath>
      <w:ins w:id="23" w:author="Evelyn Tong" w:date="2026-08-31T11:04:00Z">
        <w:r w:rsidR="00E13CA0" w:rsidRPr="00E13CA0">
          <w:rPr>
            <w:rFonts w:ascii="Arial" w:hAnsi="Arial" w:cs="Arial"/>
          </w:rPr>
          <w:t>, respectively</w:t>
        </w:r>
      </w:ins>
      <w:ins w:id="24" w:author="Evelyn Tong" w:date="2026-08-31T11:04:00Z" w16du:dateUtc="2026-08-31T18:04:00Z">
        <w:r w:rsidR="00E13CA0">
          <w:rPr>
            <w:rFonts w:ascii="Arial" w:hAnsi="Arial" w:cs="Arial"/>
          </w:rPr>
          <w:t xml:space="preserve">) </w:t>
        </w:r>
      </w:ins>
      <w:r>
        <w:rPr>
          <w:rFonts w:ascii="Arial" w:hAnsi="Arial" w:cs="Arial"/>
        </w:rPr>
        <w:t xml:space="preserve">and </w:t>
      </w:r>
      <w:r w:rsidRPr="003C28BA">
        <w:rPr>
          <w:rFonts w:ascii="Arial" w:hAnsi="Arial" w:cs="Arial"/>
          <w:i/>
          <w:iCs/>
        </w:rPr>
        <w:t>Pts</w:t>
      </w:r>
      <w:ins w:id="25" w:author="Evelyn Tong" w:date="2026-08-31T11:04:00Z" w16du:dateUtc="2026-08-31T18:04:00Z">
        <w:r w:rsidR="00E13CA0">
          <w:rPr>
            <w:rFonts w:ascii="Arial" w:hAnsi="Arial" w:cs="Arial"/>
            <w:i/>
            <w:iCs/>
          </w:rPr>
          <w:t xml:space="preserve"> </w:t>
        </w:r>
        <w:r w:rsidR="00E13CA0" w:rsidRPr="00E13CA0">
          <w:rPr>
            <w:rFonts w:ascii="Arial" w:hAnsi="Arial" w:cs="Arial"/>
            <w:rPrChange w:id="26" w:author="Evelyn Tong" w:date="2026-08-31T11:04:00Z" w16du:dateUtc="2026-08-31T18:04:00Z">
              <w:rPr>
                <w:rFonts w:ascii="Arial" w:hAnsi="Arial" w:cs="Arial"/>
                <w:i/>
                <w:iCs/>
              </w:rPr>
            </w:rPrChange>
          </w:rPr>
          <w:t>(</w:t>
        </w:r>
      </w:ins>
      <m:oMath>
        <m:r>
          <w:ins w:id="27" w:author="Evelyn Tong" w:date="2026-08-31T11:04:00Z">
            <m:rPr>
              <m:sty m:val="p"/>
            </m:rPr>
            <w:rPr>
              <w:rFonts w:ascii="Cambria Math" w:hAnsi="Cambria Math" w:cs="Arial"/>
            </w:rPr>
            <m:t>p=1.1×</m:t>
          </w:ins>
        </m:r>
        <m:sSup>
          <m:sSupPr>
            <m:ctrlPr>
              <w:ins w:id="28" w:author="Evelyn Tong" w:date="2026-08-31T11:04:00Z">
                <w:rPr>
                  <w:rFonts w:ascii="Cambria Math" w:hAnsi="Cambria Math" w:cs="Arial"/>
                </w:rPr>
              </w:ins>
            </m:ctrlPr>
          </m:sSupPr>
          <m:e>
            <m:r>
              <w:ins w:id="29" w:author="Evelyn Tong" w:date="2026-08-31T11:04:00Z">
                <m:rPr>
                  <m:sty m:val="p"/>
                </m:rPr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30" w:author="Evelyn Tong" w:date="2026-08-31T11:04:00Z">
                <m:rPr>
                  <m:sty m:val="p"/>
                </m:rPr>
                <w:rPr>
                  <w:rFonts w:ascii="Cambria Math" w:hAnsi="Cambria Math" w:cs="Arial"/>
                </w:rPr>
                <m:t>-74</m:t>
              </w:ins>
            </m:r>
          </m:sup>
        </m:sSup>
      </m:oMath>
      <w:ins w:id="31" w:author="Evelyn Tong" w:date="2026-08-31T11:04:00Z">
        <w:r w:rsidR="00E13CA0" w:rsidRPr="00E13CA0">
          <w:rPr>
            <w:rFonts w:ascii="Arial" w:hAnsi="Arial" w:cs="Arial"/>
            <w:rPrChange w:id="32" w:author="Evelyn Tong" w:date="2026-08-31T11:04:00Z" w16du:dateUtc="2026-08-31T18:04:00Z">
              <w:rPr>
                <w:rFonts w:ascii="Arial" w:hAnsi="Arial" w:cs="Arial"/>
                <w:i/>
                <w:iCs/>
              </w:rPr>
            </w:rPrChange>
          </w:rPr>
          <w:t xml:space="preserve"> and </w:t>
        </w:r>
      </w:ins>
      <m:oMath>
        <m:r>
          <w:ins w:id="33" w:author="Evelyn Tong" w:date="2026-08-31T11:04:00Z">
            <m:rPr>
              <m:sty m:val="p"/>
            </m:rPr>
            <w:rPr>
              <w:rFonts w:ascii="Cambria Math" w:hAnsi="Cambria Math" w:cs="Arial"/>
            </w:rPr>
            <m:t>p=3.2×</m:t>
          </w:ins>
        </m:r>
        <m:sSup>
          <m:sSupPr>
            <m:ctrlPr>
              <w:ins w:id="34" w:author="Evelyn Tong" w:date="2026-08-31T11:04:00Z">
                <w:rPr>
                  <w:rFonts w:ascii="Cambria Math" w:hAnsi="Cambria Math" w:cs="Arial"/>
                </w:rPr>
              </w:ins>
            </m:ctrlPr>
          </m:sSupPr>
          <m:e>
            <m:r>
              <w:ins w:id="35" w:author="Evelyn Tong" w:date="2026-08-31T11:04:00Z">
                <m:rPr>
                  <m:sty m:val="p"/>
                </m:rPr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36" w:author="Evelyn Tong" w:date="2026-08-31T11:04:00Z">
                <m:rPr>
                  <m:sty m:val="p"/>
                </m:rPr>
                <w:rPr>
                  <w:rFonts w:ascii="Cambria Math" w:hAnsi="Cambria Math" w:cs="Arial"/>
                </w:rPr>
                <m:t>-129</m:t>
              </w:ins>
            </m:r>
          </m:sup>
        </m:sSup>
      </m:oMath>
      <w:ins w:id="37" w:author="Evelyn Tong" w:date="2026-08-31T11:04:00Z">
        <w:r w:rsidR="00E13CA0" w:rsidRPr="00E13CA0">
          <w:rPr>
            <w:rFonts w:ascii="Arial" w:hAnsi="Arial" w:cs="Arial"/>
            <w:rPrChange w:id="38" w:author="Evelyn Tong" w:date="2026-08-31T11:04:00Z" w16du:dateUtc="2026-08-31T18:04:00Z">
              <w:rPr>
                <w:rFonts w:ascii="Arial" w:hAnsi="Arial" w:cs="Arial"/>
                <w:i/>
                <w:iCs/>
              </w:rPr>
            </w:rPrChange>
          </w:rPr>
          <w:t>, respectively)</w:t>
        </w:r>
      </w:ins>
      <w:r>
        <w:rPr>
          <w:rFonts w:ascii="Arial" w:hAnsi="Arial" w:cs="Arial"/>
        </w:rPr>
        <w:t xml:space="preserve"> in basal and mesenchymal states (</w:t>
      </w:r>
      <w:r w:rsidRPr="00C41AFB">
        <w:rPr>
          <w:rFonts w:ascii="Arial" w:hAnsi="Arial" w:cs="Arial"/>
          <w:b/>
          <w:bCs/>
        </w:rPr>
        <w:t>Extended Data Fig.</w:t>
      </w:r>
      <w:r>
        <w:rPr>
          <w:rFonts w:ascii="Arial" w:hAnsi="Arial" w:cs="Arial"/>
          <w:b/>
          <w:bCs/>
        </w:rPr>
        <w:t xml:space="preserve"> 6a-c</w:t>
      </w:r>
      <w:r>
        <w:rPr>
          <w:rFonts w:ascii="Arial" w:hAnsi="Arial" w:cs="Arial"/>
        </w:rPr>
        <w:t xml:space="preserve">). To extend these findings to human PDAC, we applied the </w:t>
      </w:r>
      <w:proofErr w:type="spellStart"/>
      <w:r>
        <w:rPr>
          <w:rFonts w:ascii="Arial" w:hAnsi="Arial" w:cs="Arial"/>
        </w:rPr>
        <w:t>scClassical</w:t>
      </w:r>
      <w:proofErr w:type="spellEnd"/>
      <w:r>
        <w:rPr>
          <w:rFonts w:ascii="Arial" w:hAnsi="Arial" w:cs="Arial"/>
        </w:rPr>
        <w:t xml:space="preserve">, intermediate co-expressor (IC), and </w:t>
      </w:r>
      <w:proofErr w:type="spellStart"/>
      <w:r>
        <w:rPr>
          <w:rFonts w:ascii="Arial" w:hAnsi="Arial" w:cs="Arial"/>
        </w:rPr>
        <w:t>scBasal</w:t>
      </w:r>
      <w:proofErr w:type="spellEnd"/>
      <w:r>
        <w:rPr>
          <w:rFonts w:ascii="Arial" w:hAnsi="Arial" w:cs="Arial"/>
        </w:rPr>
        <w:t xml:space="preserve"> transcriptional programs defined by Raghavan and colleagues (PMID: 34890551) to two independent human </w:t>
      </w:r>
      <w:ins w:id="39" w:author="Evelyn Tong" w:date="2026-08-31T11:05:00Z" w16du:dateUtc="2026-08-31T18:05:00Z">
        <w:r w:rsidR="00E13CA0">
          <w:rPr>
            <w:rFonts w:ascii="Arial" w:hAnsi="Arial" w:cs="Arial"/>
          </w:rPr>
          <w:t xml:space="preserve">primary </w:t>
        </w:r>
      </w:ins>
      <w:r>
        <w:rPr>
          <w:rFonts w:ascii="Arial" w:hAnsi="Arial" w:cs="Arial"/>
        </w:rPr>
        <w:t>PDAC cohorts (</w:t>
      </w:r>
      <w:del w:id="40" w:author="Evelyn Tong" w:date="2026-08-31T10:55:00Z" w16du:dateUtc="2026-08-31T17:55:00Z">
        <w:r w:rsidDel="00F34AB5">
          <w:rPr>
            <w:rFonts w:ascii="Arial" w:hAnsi="Arial" w:cs="Arial"/>
          </w:rPr>
          <w:delText>Cite</w:delText>
        </w:r>
      </w:del>
      <w:ins w:id="41" w:author="Evelyn Tong" w:date="2026-08-31T10:55:00Z" w16du:dateUtc="2026-08-31T17:55:00Z">
        <w:r w:rsidR="00F34AB5">
          <w:rPr>
            <w:rFonts w:ascii="Arial" w:hAnsi="Arial" w:cs="Arial"/>
          </w:rPr>
          <w:t xml:space="preserve">PMID </w:t>
        </w:r>
      </w:ins>
      <w:ins w:id="42" w:author="Evelyn Tong" w:date="2026-09-02T08:54:00Z" w16du:dateUtc="2026-09-02T15:54:00Z">
        <w:r w:rsidR="001A2FA9" w:rsidRPr="00F34AB5">
          <w:rPr>
            <w:rFonts w:ascii="Arial" w:hAnsi="Arial" w:cs="Arial"/>
          </w:rPr>
          <w:t>38702773</w:t>
        </w:r>
      </w:ins>
      <w:r>
        <w:rPr>
          <w:rFonts w:ascii="Arial" w:hAnsi="Arial" w:cs="Arial"/>
        </w:rPr>
        <w:t xml:space="preserve">, </w:t>
      </w:r>
      <w:del w:id="43" w:author="Evelyn Tong" w:date="2026-08-31T10:58:00Z" w16du:dateUtc="2026-08-31T17:58:00Z">
        <w:r w:rsidDel="00F34AB5">
          <w:rPr>
            <w:rFonts w:ascii="Arial" w:hAnsi="Arial" w:cs="Arial"/>
          </w:rPr>
          <w:delText>cite</w:delText>
        </w:r>
      </w:del>
      <w:ins w:id="44" w:author="Evelyn Tong" w:date="2026-08-31T10:58:00Z" w16du:dateUtc="2026-08-31T17:58:00Z">
        <w:r w:rsidR="00F34AB5">
          <w:rPr>
            <w:rFonts w:ascii="Arial" w:hAnsi="Arial" w:cs="Arial"/>
          </w:rPr>
          <w:t>PMID</w:t>
        </w:r>
      </w:ins>
      <w:ins w:id="45" w:author="Evelyn Tong" w:date="2026-09-02T08:54:00Z" w16du:dateUtc="2026-09-02T15:54:00Z">
        <w:r w:rsidR="001A2FA9">
          <w:rPr>
            <w:rFonts w:ascii="Arial" w:hAnsi="Arial" w:cs="Arial"/>
          </w:rPr>
          <w:t xml:space="preserve"> </w:t>
        </w:r>
        <w:r w:rsidR="001A2FA9" w:rsidRPr="00F34AB5">
          <w:rPr>
            <w:rFonts w:ascii="Arial" w:hAnsi="Arial" w:cs="Arial"/>
          </w:rPr>
          <w:t>32988401</w:t>
        </w:r>
      </w:ins>
      <w:r>
        <w:rPr>
          <w:rFonts w:ascii="Arial" w:hAnsi="Arial" w:cs="Arial"/>
        </w:rPr>
        <w:t xml:space="preserve">). Across both </w:t>
      </w:r>
      <w:proofErr w:type="spellStart"/>
      <w:ins w:id="46" w:author="Evelyn Tong" w:date="2026-08-31T11:06:00Z" w16du:dateUtc="2026-08-31T18:06:00Z">
        <w:r w:rsidR="00E13CA0">
          <w:rPr>
            <w:rFonts w:ascii="Arial" w:hAnsi="Arial" w:cs="Arial"/>
          </w:rPr>
          <w:t>scRNA</w:t>
        </w:r>
        <w:proofErr w:type="spellEnd"/>
        <w:r w:rsidR="00E13CA0">
          <w:rPr>
            <w:rFonts w:ascii="Arial" w:hAnsi="Arial" w:cs="Arial"/>
          </w:rPr>
          <w:t xml:space="preserve">-seq </w:t>
        </w:r>
      </w:ins>
      <w:r>
        <w:rPr>
          <w:rFonts w:ascii="Arial" w:hAnsi="Arial" w:cs="Arial"/>
        </w:rPr>
        <w:t>cohorts, BH4-pathway scores were highest in classical cells and reduced in both intermediate and basal populations (</w:t>
      </w:r>
      <w:r w:rsidRPr="00C41AFB">
        <w:rPr>
          <w:rFonts w:ascii="Arial" w:hAnsi="Arial" w:cs="Arial"/>
          <w:b/>
          <w:bCs/>
        </w:rPr>
        <w:t>Fig. 5f</w:t>
      </w:r>
      <w:ins w:id="47" w:author="Evelyn Tong" w:date="2026-08-31T11:06:00Z" w16du:dateUtc="2026-08-31T18:06:00Z">
        <w:r w:rsidR="00E13CA0">
          <w:rPr>
            <w:rFonts w:ascii="Arial" w:hAnsi="Arial" w:cs="Arial"/>
          </w:rPr>
          <w:t>,</w:t>
        </w:r>
      </w:ins>
      <w:ins w:id="48" w:author="Evelyn Tong" w:date="2026-09-02T08:54:00Z" w16du:dateUtc="2026-09-02T15:54:00Z">
        <w:r w:rsidR="001A2FA9" w:rsidRPr="001A2FA9">
          <w:rPr>
            <w:rFonts w:ascii="Arial" w:hAnsi="Arial" w:cs="Arial"/>
          </w:rPr>
          <w:t xml:space="preserve"> </w:t>
        </w:r>
        <w:r w:rsidR="001A2FA9">
          <w:rPr>
            <w:rFonts w:ascii="Arial" w:hAnsi="Arial" w:cs="Arial"/>
          </w:rPr>
          <w:t>IC</w:t>
        </w:r>
        <w:r w:rsidR="001A2FA9" w:rsidRPr="002F02F5">
          <w:rPr>
            <w:rFonts w:ascii="Arial" w:hAnsi="Arial" w:cs="Arial"/>
          </w:rPr>
          <w:t xml:space="preserve">: </w:t>
        </w:r>
      </w:ins>
      <m:oMath>
        <m:r>
          <w:ins w:id="49" w:author="Evelyn Tong" w:date="2026-09-02T08:54:00Z" w16du:dateUtc="2026-09-02T15:54:00Z">
            <w:rPr>
              <w:rFonts w:ascii="Cambria Math" w:hAnsi="Cambria Math" w:cs="Arial"/>
            </w:rPr>
            <m:t>p=6.8×</m:t>
          </w:ins>
        </m:r>
        <m:sSup>
          <m:sSupPr>
            <m:ctrlPr>
              <w:ins w:id="50" w:author="Evelyn Tong" w:date="2026-09-02T08:54:00Z" w16du:dateUtc="2026-09-02T15:54:00Z">
                <w:rPr>
                  <w:rFonts w:ascii="Cambria Math" w:hAnsi="Cambria Math" w:cs="Arial"/>
                </w:rPr>
              </w:ins>
            </m:ctrlPr>
          </m:sSupPr>
          <m:e>
            <m:r>
              <w:ins w:id="51" w:author="Evelyn Tong" w:date="2026-09-02T08:54:00Z" w16du:dateUtc="2026-09-02T15:54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52" w:author="Evelyn Tong" w:date="2026-09-02T08:54:00Z" w16du:dateUtc="2026-09-02T15:54:00Z">
                <w:rPr>
                  <w:rFonts w:ascii="Cambria Math" w:hAnsi="Cambria Math" w:cs="Arial"/>
                </w:rPr>
                <m:t>-22</m:t>
              </w:ins>
            </m:r>
          </m:sup>
        </m:sSup>
      </m:oMath>
      <w:ins w:id="53" w:author="Evelyn Tong" w:date="2026-09-02T08:54:00Z" w16du:dateUtc="2026-09-02T15:54:00Z">
        <w:r w:rsidR="001A2FA9" w:rsidRPr="002F02F5">
          <w:rPr>
            <w:rFonts w:ascii="Arial" w:hAnsi="Arial" w:cs="Arial"/>
          </w:rPr>
          <w:t xml:space="preserve">, basal: </w:t>
        </w:r>
      </w:ins>
      <m:oMath>
        <m:r>
          <w:ins w:id="54" w:author="Evelyn Tong" w:date="2026-09-02T08:54:00Z" w16du:dateUtc="2026-09-02T15:54:00Z">
            <w:rPr>
              <w:rFonts w:ascii="Cambria Math" w:hAnsi="Cambria Math" w:cs="Arial"/>
            </w:rPr>
            <m:t>p=1.6×</m:t>
          </w:ins>
        </m:r>
        <m:sSup>
          <m:sSupPr>
            <m:ctrlPr>
              <w:ins w:id="55" w:author="Evelyn Tong" w:date="2026-09-02T08:54:00Z" w16du:dateUtc="2026-09-02T15:54:00Z">
                <w:rPr>
                  <w:rFonts w:ascii="Cambria Math" w:hAnsi="Cambria Math" w:cs="Arial"/>
                </w:rPr>
              </w:ins>
            </m:ctrlPr>
          </m:sSupPr>
          <m:e>
            <m:r>
              <w:ins w:id="56" w:author="Evelyn Tong" w:date="2026-09-02T08:54:00Z" w16du:dateUtc="2026-09-02T15:54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57" w:author="Evelyn Tong" w:date="2026-09-02T08:54:00Z" w16du:dateUtc="2026-09-02T15:54:00Z">
                <w:rPr>
                  <w:rFonts w:ascii="Cambria Math" w:hAnsi="Cambria Math" w:cs="Arial"/>
                </w:rPr>
                <m:t>-62</m:t>
              </w:ins>
            </m:r>
          </m:sup>
        </m:sSup>
      </m:oMath>
      <w:ins w:id="58" w:author="Evelyn Tong" w:date="2026-08-31T11:07:00Z" w16du:dateUtc="2026-08-31T18:07:00Z">
        <w:r w:rsidR="00E13CA0">
          <w:rPr>
            <w:rFonts w:ascii="Arial" w:hAnsi="Arial" w:cs="Arial"/>
            <w:b/>
            <w:bCs/>
          </w:rPr>
          <w:t>;</w:t>
        </w:r>
      </w:ins>
      <w:del w:id="59" w:author="Evelyn Tong" w:date="2026-08-31T11:07:00Z" w16du:dateUtc="2026-08-31T18:07:00Z">
        <w:r w:rsidRPr="00C41AFB" w:rsidDel="00E13CA0">
          <w:rPr>
            <w:rFonts w:ascii="Arial" w:hAnsi="Arial" w:cs="Arial"/>
            <w:b/>
            <w:bCs/>
          </w:rPr>
          <w:delText>,</w:delText>
        </w:r>
      </w:del>
      <w:r w:rsidRPr="00C41AFB">
        <w:rPr>
          <w:rFonts w:ascii="Arial" w:hAnsi="Arial" w:cs="Arial"/>
          <w:b/>
          <w:bCs/>
        </w:rPr>
        <w:t xml:space="preserve"> Extended Data Fig. </w:t>
      </w:r>
      <w:r>
        <w:rPr>
          <w:rFonts w:ascii="Arial" w:hAnsi="Arial" w:cs="Arial"/>
          <w:b/>
          <w:bCs/>
        </w:rPr>
        <w:t>6d</w:t>
      </w:r>
      <w:ins w:id="60" w:author="Evelyn Tong" w:date="2026-08-31T11:06:00Z" w16du:dateUtc="2026-08-31T18:06:00Z">
        <w:r w:rsidR="00E13CA0" w:rsidRPr="00E13CA0">
          <w:rPr>
            <w:rFonts w:ascii="Arial" w:hAnsi="Arial" w:cs="Arial"/>
            <w:rPrChange w:id="61" w:author="Evelyn Tong" w:date="2026-08-31T11:06:00Z" w16du:dateUtc="2026-08-31T18:06:00Z">
              <w:rPr>
                <w:rFonts w:ascii="Arial" w:hAnsi="Arial" w:cs="Arial"/>
                <w:b/>
                <w:bCs/>
              </w:rPr>
            </w:rPrChange>
          </w:rPr>
          <w:t>,</w:t>
        </w:r>
      </w:ins>
      <w:ins w:id="62" w:author="Evelyn Tong" w:date="2026-09-02T08:54:00Z" w16du:dateUtc="2026-09-02T15:54:00Z">
        <w:r w:rsidR="001A2FA9">
          <w:rPr>
            <w:rFonts w:ascii="Arial" w:hAnsi="Arial" w:cs="Arial"/>
          </w:rPr>
          <w:t xml:space="preserve"> </w:t>
        </w:r>
        <w:r w:rsidR="001A2FA9" w:rsidRPr="002F02F5">
          <w:rPr>
            <w:rFonts w:ascii="Arial" w:hAnsi="Arial" w:cs="Arial"/>
          </w:rPr>
          <w:t xml:space="preserve">IC: </w:t>
        </w:r>
      </w:ins>
      <m:oMath>
        <m:r>
          <w:ins w:id="63" w:author="Evelyn Tong" w:date="2026-09-02T08:54:00Z" w16du:dateUtc="2026-09-02T15:54:00Z">
            <w:rPr>
              <w:rFonts w:ascii="Cambria Math" w:hAnsi="Cambria Math" w:cs="Arial"/>
            </w:rPr>
            <m:t>p=0.001</m:t>
          </w:ins>
        </m:r>
      </m:oMath>
      <w:ins w:id="64" w:author="Evelyn Tong" w:date="2026-09-02T08:54:00Z" w16du:dateUtc="2026-09-02T15:54:00Z">
        <w:r w:rsidR="001A2FA9" w:rsidRPr="002F02F5">
          <w:rPr>
            <w:rFonts w:ascii="Arial" w:hAnsi="Arial" w:cs="Arial"/>
          </w:rPr>
          <w:t xml:space="preserve">, basal: </w:t>
        </w:r>
      </w:ins>
      <m:oMath>
        <m:r>
          <w:ins w:id="65" w:author="Evelyn Tong" w:date="2026-09-02T08:54:00Z" w16du:dateUtc="2026-09-02T15:54:00Z">
            <w:rPr>
              <w:rFonts w:ascii="Cambria Math" w:hAnsi="Cambria Math" w:cs="Arial"/>
            </w:rPr>
            <m:t>p=1.9×</m:t>
          </w:ins>
        </m:r>
        <m:sSup>
          <m:sSupPr>
            <m:ctrlPr>
              <w:ins w:id="66" w:author="Evelyn Tong" w:date="2026-09-02T08:54:00Z" w16du:dateUtc="2026-09-02T15:54:00Z">
                <w:rPr>
                  <w:rFonts w:ascii="Cambria Math" w:hAnsi="Cambria Math" w:cs="Arial"/>
                </w:rPr>
              </w:ins>
            </m:ctrlPr>
          </m:sSupPr>
          <m:e>
            <m:r>
              <w:ins w:id="67" w:author="Evelyn Tong" w:date="2026-09-02T08:54:00Z" w16du:dateUtc="2026-09-02T15:54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68" w:author="Evelyn Tong" w:date="2026-09-02T08:54:00Z" w16du:dateUtc="2026-09-02T15:54:00Z">
                <w:rPr>
                  <w:rFonts w:ascii="Cambria Math" w:hAnsi="Cambria Math" w:cs="Arial"/>
                </w:rPr>
                <m:t>-59</m:t>
              </w:ins>
            </m:r>
          </m:sup>
        </m:sSup>
      </m:oMath>
      <w:ins w:id="69" w:author="Evelyn Tong" w:date="2026-09-02T08:54:00Z" w16du:dateUtc="2026-09-02T15:54:00Z">
        <w:r w:rsidR="001A2FA9">
          <w:rPr>
            <w:rFonts w:ascii="Arial" w:hAnsi="Arial" w:cs="Arial"/>
          </w:rPr>
          <w:t>)</w:t>
        </w:r>
        <w:r w:rsidR="001A2FA9">
          <w:rPr>
            <w:rFonts w:ascii="Arial" w:hAnsi="Arial" w:cs="Arial"/>
          </w:rPr>
          <w:t>.</w:t>
        </w:r>
      </w:ins>
      <w:del w:id="70" w:author="Evelyn Tong" w:date="2026-09-02T08:54:00Z" w16du:dateUtc="2026-09-02T15:54:00Z">
        <w:r w:rsidDel="001A2FA9">
          <w:rPr>
            <w:rFonts w:ascii="Arial" w:hAnsi="Arial" w:cs="Arial"/>
          </w:rPr>
          <w:delText xml:space="preserve">). </w:delText>
        </w:r>
      </w:del>
    </w:p>
    <w:p w14:paraId="1488B99B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</w:p>
    <w:p w14:paraId="5C451CF0" w14:textId="12361873" w:rsidR="000718B9" w:rsidRDefault="000718B9" w:rsidP="000718B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above observations motivated us to investigate</w:t>
      </w:r>
      <w:r w:rsidRPr="00E52F04">
        <w:rPr>
          <w:rFonts w:ascii="Arial" w:hAnsi="Arial" w:cs="Arial"/>
        </w:rPr>
        <w:t xml:space="preserve"> whether this pattern </w:t>
      </w:r>
      <w:r>
        <w:rPr>
          <w:rFonts w:ascii="Arial" w:hAnsi="Arial" w:cs="Arial"/>
        </w:rPr>
        <w:t>extended across</w:t>
      </w:r>
      <w:r w:rsidRPr="00E52F0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</w:t>
      </w:r>
      <w:r w:rsidRPr="00E52F04">
        <w:rPr>
          <w:rFonts w:ascii="Arial" w:hAnsi="Arial" w:cs="Arial"/>
        </w:rPr>
        <w:t xml:space="preserve">elanoma differentiation </w:t>
      </w:r>
      <w:r>
        <w:rPr>
          <w:rFonts w:ascii="Arial" w:hAnsi="Arial" w:cs="Arial"/>
        </w:rPr>
        <w:t xml:space="preserve">states associated with cell-state plasticity </w:t>
      </w:r>
      <w:r>
        <w:rPr>
          <w:rFonts w:ascii="Arial" w:hAnsi="Arial" w:cs="Arial"/>
        </w:rPr>
        <w:lastRenderedPageBreak/>
        <w:t xml:space="preserve">(PMID:32753671). Bulk TCGA transcriptomic data were used to classify melanoma tumors along the four-state differentiation trajectory defined by Tsoi and colleagues, comprising </w:t>
      </w:r>
      <w:r w:rsidRPr="00E52F04">
        <w:rPr>
          <w:rFonts w:ascii="Arial" w:hAnsi="Arial" w:cs="Arial"/>
        </w:rPr>
        <w:t>melanocytic</w:t>
      </w:r>
      <w:r>
        <w:rPr>
          <w:rFonts w:ascii="Arial" w:hAnsi="Arial" w:cs="Arial"/>
        </w:rPr>
        <w:t>, t</w:t>
      </w:r>
      <w:r w:rsidRPr="00E52F04">
        <w:rPr>
          <w:rFonts w:ascii="Arial" w:hAnsi="Arial" w:cs="Arial"/>
        </w:rPr>
        <w:t>ransitory</w:t>
      </w:r>
      <w:r>
        <w:rPr>
          <w:rFonts w:ascii="Arial" w:hAnsi="Arial" w:cs="Arial"/>
        </w:rPr>
        <w:t xml:space="preserve">, </w:t>
      </w:r>
      <w:r w:rsidRPr="00E52F04">
        <w:rPr>
          <w:rFonts w:ascii="Arial" w:hAnsi="Arial" w:cs="Arial"/>
        </w:rPr>
        <w:t xml:space="preserve">neural </w:t>
      </w:r>
      <w:r>
        <w:rPr>
          <w:rFonts w:ascii="Arial" w:hAnsi="Arial" w:cs="Arial"/>
        </w:rPr>
        <w:t>c</w:t>
      </w:r>
      <w:r w:rsidRPr="00E52F04">
        <w:rPr>
          <w:rFonts w:ascii="Arial" w:hAnsi="Arial" w:cs="Arial"/>
        </w:rPr>
        <w:t>rest</w:t>
      </w:r>
      <w:r>
        <w:rPr>
          <w:rFonts w:ascii="Arial" w:hAnsi="Arial" w:cs="Arial"/>
        </w:rPr>
        <w:t>-</w:t>
      </w:r>
      <w:r w:rsidRPr="00E52F04">
        <w:rPr>
          <w:rFonts w:ascii="Arial" w:hAnsi="Arial" w:cs="Arial"/>
        </w:rPr>
        <w:t>like</w:t>
      </w:r>
      <w:ins w:id="71" w:author="Evelyn Tong" w:date="2026-08-31T11:11:00Z" w16du:dateUtc="2026-08-31T18:11:00Z">
        <w:r w:rsidR="00E13CA0">
          <w:rPr>
            <w:rFonts w:ascii="Arial" w:hAnsi="Arial" w:cs="Arial"/>
          </w:rPr>
          <w:t xml:space="preserve"> (NCL)</w:t>
        </w:r>
      </w:ins>
      <w:r>
        <w:rPr>
          <w:rFonts w:ascii="Arial" w:hAnsi="Arial" w:cs="Arial"/>
        </w:rPr>
        <w:t>,</w:t>
      </w:r>
      <w:r w:rsidRPr="00E52F04">
        <w:rPr>
          <w:rFonts w:ascii="Arial" w:hAnsi="Arial" w:cs="Arial"/>
        </w:rPr>
        <w:t xml:space="preserve"> and undifferentiated states </w:t>
      </w:r>
      <w:ins w:id="72" w:author="Evelyn Tong" w:date="2026-08-31T11:11:00Z" w16du:dateUtc="2026-08-31T18:11:00Z">
        <w:r w:rsidR="00E13CA0">
          <w:rPr>
            <w:rFonts w:ascii="Arial" w:hAnsi="Arial" w:cs="Arial"/>
          </w:rPr>
          <w:t>(</w:t>
        </w:r>
        <w:proofErr w:type="spellStart"/>
        <w:r w:rsidR="00E13CA0">
          <w:rPr>
            <w:rFonts w:ascii="Arial" w:hAnsi="Arial" w:cs="Arial"/>
          </w:rPr>
          <w:t>Undiff</w:t>
        </w:r>
        <w:proofErr w:type="spellEnd"/>
        <w:r w:rsidR="00E13CA0">
          <w:rPr>
            <w:rFonts w:ascii="Arial" w:hAnsi="Arial" w:cs="Arial"/>
          </w:rPr>
          <w:t xml:space="preserve">) </w:t>
        </w:r>
      </w:ins>
      <w:r>
        <w:rPr>
          <w:rFonts w:ascii="Arial" w:hAnsi="Arial" w:cs="Arial"/>
        </w:rPr>
        <w:t>(PMID:</w:t>
      </w:r>
      <w:r w:rsidRPr="00E52F04">
        <w:rPr>
          <w:rFonts w:ascii="Arial" w:hAnsi="Arial" w:cs="Arial"/>
        </w:rPr>
        <w:t xml:space="preserve"> 2965712</w:t>
      </w:r>
      <w:r>
        <w:rPr>
          <w:rFonts w:ascii="Arial" w:hAnsi="Arial" w:cs="Arial"/>
        </w:rPr>
        <w:t xml:space="preserve">9). </w:t>
      </w:r>
      <w:r w:rsidRPr="00B506B3">
        <w:rPr>
          <w:rFonts w:ascii="Arial" w:hAnsi="Arial" w:cs="Arial"/>
        </w:rPr>
        <w:t>BH4</w:t>
      </w:r>
      <w:r>
        <w:rPr>
          <w:rFonts w:ascii="Arial" w:hAnsi="Arial" w:cs="Arial"/>
        </w:rPr>
        <w:t>-</w:t>
      </w:r>
      <w:r w:rsidRPr="00B506B3">
        <w:rPr>
          <w:rFonts w:ascii="Arial" w:hAnsi="Arial" w:cs="Arial"/>
        </w:rPr>
        <w:t>pathway scores were highest in melanocytic</w:t>
      </w:r>
      <w:r>
        <w:rPr>
          <w:rFonts w:ascii="Arial" w:hAnsi="Arial" w:cs="Arial"/>
        </w:rPr>
        <w:t xml:space="preserve"> state,</w:t>
      </w:r>
      <w:r w:rsidRPr="00B506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decreased</w:t>
      </w:r>
      <w:r w:rsidRPr="00B506B3">
        <w:rPr>
          <w:rFonts w:ascii="Arial" w:hAnsi="Arial" w:cs="Arial"/>
        </w:rPr>
        <w:t xml:space="preserve"> in transitory</w:t>
      </w:r>
      <w:ins w:id="73" w:author="Evelyn Tong" w:date="2026-08-31T11:13:00Z" w16du:dateUtc="2026-08-31T18:13:00Z">
        <w:r w:rsidR="00E13CA0">
          <w:rPr>
            <w:rFonts w:ascii="Arial" w:hAnsi="Arial" w:cs="Arial"/>
          </w:rPr>
          <w:t xml:space="preserve"> (</w:t>
        </w:r>
      </w:ins>
      <m:oMath>
        <m:r>
          <w:ins w:id="74" w:author="Evelyn Tong" w:date="2026-08-31T11:13:00Z" w16du:dateUtc="2026-08-31T18:13:00Z">
            <w:rPr>
              <w:rFonts w:ascii="Cambria Math" w:hAnsi="Cambria Math" w:cs="Arial"/>
            </w:rPr>
            <m:t>p=4.1×</m:t>
          </w:ins>
        </m:r>
        <m:sSup>
          <m:sSupPr>
            <m:ctrlPr>
              <w:ins w:id="75" w:author="Evelyn Tong" w:date="2026-08-31T11:13:00Z" w16du:dateUtc="2026-08-31T18:13:00Z">
                <w:rPr>
                  <w:rFonts w:ascii="Cambria Math" w:hAnsi="Cambria Math" w:cs="Arial"/>
                </w:rPr>
              </w:ins>
            </m:ctrlPr>
          </m:sSupPr>
          <m:e>
            <m:r>
              <w:ins w:id="76" w:author="Evelyn Tong" w:date="2026-08-31T11:13:00Z" w16du:dateUtc="2026-08-31T18:13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77" w:author="Evelyn Tong" w:date="2026-08-31T11:13:00Z" w16du:dateUtc="2026-08-31T18:13:00Z">
                <w:rPr>
                  <w:rFonts w:ascii="Cambria Math" w:hAnsi="Cambria Math" w:cs="Arial"/>
                </w:rPr>
                <m:t>-16</m:t>
              </w:ins>
            </m:r>
          </m:sup>
        </m:sSup>
        <m:r>
          <w:ins w:id="78" w:author="Evelyn Tong" w:date="2026-08-31T11:13:00Z" w16du:dateUtc="2026-08-31T18:13:00Z">
            <w:rPr>
              <w:rFonts w:ascii="Cambria Math" w:hAnsi="Arial" w:cs="Arial"/>
            </w:rPr>
            <m:t>)</m:t>
          </w:ins>
        </m:r>
      </m:oMath>
      <w:r w:rsidRPr="00B506B3">
        <w:rPr>
          <w:rFonts w:ascii="Arial" w:hAnsi="Arial" w:cs="Arial"/>
        </w:rPr>
        <w:t xml:space="preserve"> and neural crest</w:t>
      </w:r>
      <w:r>
        <w:rPr>
          <w:rFonts w:ascii="Arial" w:hAnsi="Arial" w:cs="Arial"/>
        </w:rPr>
        <w:t>-</w:t>
      </w:r>
      <w:r w:rsidRPr="00B506B3">
        <w:rPr>
          <w:rFonts w:ascii="Arial" w:hAnsi="Arial" w:cs="Arial"/>
        </w:rPr>
        <w:t>like</w:t>
      </w:r>
      <w:r>
        <w:rPr>
          <w:rFonts w:ascii="Arial" w:hAnsi="Arial" w:cs="Arial"/>
        </w:rPr>
        <w:t xml:space="preserve"> states</w:t>
      </w:r>
      <w:ins w:id="79" w:author="Evelyn Tong" w:date="2026-08-31T11:14:00Z" w16du:dateUtc="2026-08-31T18:14:00Z">
        <w:r w:rsidR="00A861D9" w:rsidRPr="00A861D9">
          <w:t xml:space="preserve"> </w:t>
        </w:r>
      </w:ins>
      <w:ins w:id="80" w:author="Evelyn Tong" w:date="2026-08-31T11:14:00Z">
        <w:r w:rsidR="00A861D9" w:rsidRPr="00A861D9">
          <w:rPr>
            <w:rFonts w:ascii="Arial" w:hAnsi="Arial" w:cs="Arial"/>
          </w:rPr>
          <w:t>(</w:t>
        </w:r>
      </w:ins>
      <m:oMath>
        <m:r>
          <w:ins w:id="81" w:author="Evelyn Tong" w:date="2026-08-31T11:14:00Z">
            <w:rPr>
              <w:rFonts w:ascii="Cambria Math" w:hAnsi="Cambria Math" w:cs="Arial"/>
            </w:rPr>
            <m:t>p=5.4×</m:t>
          </w:ins>
        </m:r>
        <m:sSup>
          <m:sSupPr>
            <m:ctrlPr>
              <w:ins w:id="82" w:author="Evelyn Tong" w:date="2026-08-31T11:14:00Z">
                <w:rPr>
                  <w:rFonts w:ascii="Cambria Math" w:hAnsi="Cambria Math" w:cs="Arial"/>
                </w:rPr>
              </w:ins>
            </m:ctrlPr>
          </m:sSupPr>
          <m:e>
            <m:r>
              <w:ins w:id="83" w:author="Evelyn Tong" w:date="2026-08-31T11:14:00Z">
                <w:rPr>
                  <w:rFonts w:ascii="Cambria Math" w:hAnsi="Cambria Math" w:cs="Arial"/>
                </w:rPr>
                <m:t>10</m:t>
              </w:ins>
            </m:r>
          </m:e>
          <m:sup>
            <m:r>
              <w:ins w:id="84" w:author="Evelyn Tong" w:date="2026-08-31T11:14:00Z">
                <w:rPr>
                  <w:rFonts w:ascii="Cambria Math" w:hAnsi="Cambria Math" w:cs="Arial"/>
                </w:rPr>
                <m:t>-15</m:t>
              </w:ins>
            </m:r>
          </m:sup>
        </m:sSup>
      </m:oMath>
      <w:ins w:id="85" w:author="Evelyn Tong" w:date="2026-08-31T11:14:00Z">
        <w:r w:rsidR="00A861D9" w:rsidRPr="00A861D9">
          <w:rPr>
            <w:rFonts w:ascii="Arial" w:hAnsi="Arial" w:cs="Arial"/>
          </w:rPr>
          <w:t>)</w:t>
        </w:r>
      </w:ins>
      <w:r>
        <w:rPr>
          <w:rFonts w:ascii="Arial" w:hAnsi="Arial" w:cs="Arial"/>
        </w:rPr>
        <w:t>,</w:t>
      </w:r>
      <w:r w:rsidRPr="00B506B3">
        <w:rPr>
          <w:rFonts w:ascii="Arial" w:hAnsi="Arial" w:cs="Arial"/>
        </w:rPr>
        <w:t xml:space="preserve"> and remain</w:t>
      </w:r>
      <w:r>
        <w:rPr>
          <w:rFonts w:ascii="Arial" w:hAnsi="Arial" w:cs="Arial"/>
        </w:rPr>
        <w:t>ed</w:t>
      </w:r>
      <w:r w:rsidRPr="00B506B3">
        <w:rPr>
          <w:rFonts w:ascii="Arial" w:hAnsi="Arial" w:cs="Arial"/>
        </w:rPr>
        <w:t xml:space="preserve"> low in undifferentiated </w:t>
      </w:r>
      <w:r>
        <w:rPr>
          <w:rFonts w:ascii="Arial" w:hAnsi="Arial" w:cs="Arial"/>
        </w:rPr>
        <w:t>state</w:t>
      </w:r>
      <w:r w:rsidRPr="00B506B3">
        <w:rPr>
          <w:rFonts w:ascii="Arial" w:hAnsi="Arial" w:cs="Arial"/>
        </w:rPr>
        <w:t xml:space="preserve"> </w:t>
      </w:r>
      <w:ins w:id="86" w:author="Evelyn Tong" w:date="2026-08-31T11:14:00Z" w16du:dateUtc="2026-08-31T18:14:00Z">
        <w:r w:rsidR="00A861D9">
          <w:t>(</w:t>
        </w:r>
      </w:ins>
      <m:oMath>
        <m:r>
          <w:ins w:id="87" w:author="Evelyn Tong" w:date="2026-08-31T11:14:00Z" w16du:dateUtc="2026-08-31T18:14:00Z">
            <w:rPr>
              <w:rFonts w:ascii="Cambria Math" w:eastAsia="Times New Roman" w:hAnsi="Cambria Math" w:cs="Arial"/>
            </w:rPr>
            <m:t>p=1.4×</m:t>
          </w:ins>
        </m:r>
        <m:sSup>
          <m:sSupPr>
            <m:ctrlPr>
              <w:ins w:id="88" w:author="Evelyn Tong" w:date="2026-08-31T11:14:00Z" w16du:dateUtc="2026-08-31T18:14:00Z">
                <w:rPr>
                  <w:rFonts w:ascii="Cambria Math" w:eastAsia="Times New Roman" w:hAnsi="Cambria Math" w:cs="Arial"/>
                </w:rPr>
              </w:ins>
            </m:ctrlPr>
          </m:sSupPr>
          <m:e>
            <m:r>
              <w:ins w:id="89" w:author="Evelyn Tong" w:date="2026-08-31T11:14:00Z" w16du:dateUtc="2026-08-31T18:14:00Z">
                <w:rPr>
                  <w:rFonts w:ascii="Cambria Math" w:eastAsia="Times New Roman" w:hAnsi="Cambria Math" w:cs="Arial"/>
                </w:rPr>
                <m:t>10</m:t>
              </w:ins>
            </m:r>
          </m:e>
          <m:sup>
            <m:r>
              <w:ins w:id="90" w:author="Evelyn Tong" w:date="2026-08-31T11:14:00Z" w16du:dateUtc="2026-08-31T18:14:00Z">
                <w:rPr>
                  <w:rFonts w:ascii="Cambria Math" w:eastAsia="Times New Roman" w:hAnsi="Cambria Math" w:cs="Arial"/>
                </w:rPr>
                <m:t>-7</m:t>
              </w:ins>
            </m:r>
          </m:sup>
        </m:sSup>
      </m:oMath>
      <w:ins w:id="91" w:author="Evelyn Tong" w:date="2026-08-31T11:14:00Z" w16du:dateUtc="2026-08-31T18:14:00Z">
        <w:r w:rsidR="00A861D9">
          <w:t>)</w:t>
        </w:r>
        <w:r w:rsidR="00A861D9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>(</w:t>
      </w:r>
      <w:r w:rsidRPr="00C41AFB">
        <w:rPr>
          <w:rFonts w:ascii="Arial" w:hAnsi="Arial" w:cs="Arial"/>
          <w:b/>
          <w:bCs/>
        </w:rPr>
        <w:t>Fig. 5g</w:t>
      </w:r>
      <w:r>
        <w:rPr>
          <w:rFonts w:ascii="Arial" w:hAnsi="Arial" w:cs="Arial"/>
        </w:rPr>
        <w:t>). Thus, reduced BH4-pathway scores</w:t>
      </w:r>
      <w:r w:rsidRPr="00B506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were </w:t>
      </w:r>
      <w:r w:rsidRPr="00B506B3">
        <w:rPr>
          <w:rFonts w:ascii="Arial" w:hAnsi="Arial" w:cs="Arial"/>
        </w:rPr>
        <w:t>already evident in intermediate states associated with phenoty</w:t>
      </w:r>
      <w:r>
        <w:rPr>
          <w:rFonts w:ascii="Arial" w:hAnsi="Arial" w:cs="Arial"/>
        </w:rPr>
        <w:t xml:space="preserve">pe switching, rather than being restricted to the undifferentiated state. </w:t>
      </w:r>
    </w:p>
    <w:p w14:paraId="627414C7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</w:p>
    <w:p w14:paraId="1A4DFE39" w14:textId="43A9E921" w:rsidR="000718B9" w:rsidRDefault="000718B9" w:rsidP="000718B9">
      <w:pPr>
        <w:spacing w:after="0" w:line="240" w:lineRule="auto"/>
        <w:rPr>
          <w:rFonts w:ascii="Arial" w:hAnsi="Arial" w:cs="Arial"/>
        </w:rPr>
      </w:pPr>
      <w:r w:rsidRPr="00B506B3">
        <w:rPr>
          <w:rFonts w:ascii="Arial" w:hAnsi="Arial" w:cs="Arial"/>
        </w:rPr>
        <w:t>Finally</w:t>
      </w:r>
      <w:r>
        <w:rPr>
          <w:rFonts w:ascii="Arial" w:hAnsi="Arial" w:cs="Arial"/>
        </w:rPr>
        <w:t xml:space="preserve">, </w:t>
      </w:r>
      <w:r w:rsidRPr="00B506B3">
        <w:rPr>
          <w:rFonts w:ascii="Arial" w:hAnsi="Arial" w:cs="Arial"/>
        </w:rPr>
        <w:t xml:space="preserve">we assessed </w:t>
      </w:r>
      <w:r>
        <w:rPr>
          <w:rFonts w:ascii="Arial" w:hAnsi="Arial" w:cs="Arial"/>
        </w:rPr>
        <w:t xml:space="preserve">the adrenergic-to-mesenchymal lineage-state continuum using bulk transcriptomic data from human </w:t>
      </w:r>
      <w:r w:rsidRPr="00B506B3">
        <w:rPr>
          <w:rFonts w:ascii="Arial" w:hAnsi="Arial" w:cs="Arial"/>
        </w:rPr>
        <w:t>neuroblastoma</w:t>
      </w:r>
      <w:r>
        <w:rPr>
          <w:rFonts w:ascii="Arial" w:hAnsi="Arial" w:cs="Arial"/>
        </w:rPr>
        <w:t xml:space="preserve"> tumors. </w:t>
      </w:r>
      <w:r w:rsidRPr="00B506B3">
        <w:rPr>
          <w:rFonts w:ascii="Arial" w:hAnsi="Arial" w:cs="Arial"/>
        </w:rPr>
        <w:t>BH4</w:t>
      </w:r>
      <w:r>
        <w:rPr>
          <w:rFonts w:ascii="Arial" w:hAnsi="Arial" w:cs="Arial"/>
        </w:rPr>
        <w:t>-</w:t>
      </w:r>
      <w:r w:rsidRPr="00B506B3">
        <w:rPr>
          <w:rFonts w:ascii="Arial" w:hAnsi="Arial" w:cs="Arial"/>
        </w:rPr>
        <w:t xml:space="preserve">pathway scores </w:t>
      </w:r>
      <w:r>
        <w:rPr>
          <w:rFonts w:ascii="Arial" w:hAnsi="Arial" w:cs="Arial"/>
        </w:rPr>
        <w:t>were inversely correlated with</w:t>
      </w:r>
      <w:r w:rsidRPr="00B506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MES-ADRN scores in the SEQC neuroblastoma </w:t>
      </w:r>
      <w:ins w:id="92" w:author="Evelyn Tong" w:date="2026-08-31T11:13:00Z" w16du:dateUtc="2026-08-31T18:13:00Z">
        <w:r w:rsidR="00E13CA0">
          <w:rPr>
            <w:rFonts w:ascii="Arial" w:hAnsi="Arial" w:cs="Arial"/>
          </w:rPr>
          <w:t xml:space="preserve">bulk RNA-seq </w:t>
        </w:r>
      </w:ins>
      <w:r>
        <w:rPr>
          <w:rFonts w:ascii="Arial" w:hAnsi="Arial" w:cs="Arial"/>
        </w:rPr>
        <w:t>cohort (</w:t>
      </w:r>
      <w:r w:rsidRPr="00C41AFB">
        <w:rPr>
          <w:rFonts w:ascii="Arial" w:hAnsi="Arial" w:cs="Arial"/>
          <w:b/>
          <w:bCs/>
        </w:rPr>
        <w:t>Fig. 5h</w:t>
      </w:r>
      <w:ins w:id="93" w:author="Evelyn Tong" w:date="2026-08-31T11:12:00Z" w16du:dateUtc="2026-08-31T18:12:00Z">
        <w:r w:rsidR="00E13CA0">
          <w:rPr>
            <w:rFonts w:ascii="Arial" w:hAnsi="Arial" w:cs="Arial"/>
          </w:rPr>
          <w:t xml:space="preserve">, </w:t>
        </w:r>
      </w:ins>
      <w:ins w:id="94" w:author="Evelyn Tong" w:date="2026-08-31T11:13:00Z" w16du:dateUtc="2026-08-31T18:13:00Z">
        <w:r w:rsidR="00E13CA0">
          <w:rPr>
            <w:rFonts w:ascii="Arial" w:hAnsi="Arial" w:cs="Arial"/>
          </w:rPr>
          <w:t>n = 498 samples, S</w:t>
        </w:r>
      </w:ins>
      <w:ins w:id="95" w:author="Evelyn Tong" w:date="2026-08-31T11:12:00Z" w16du:dateUtc="2026-08-31T18:12:00Z">
        <w:r w:rsidR="00E13CA0">
          <w:rPr>
            <w:rFonts w:ascii="Arial" w:hAnsi="Arial" w:cs="Arial"/>
          </w:rPr>
          <w:t xml:space="preserve">pearman </w:t>
        </w:r>
      </w:ins>
      <m:oMath>
        <m:r>
          <w:ins w:id="96" w:author="Evelyn Tong" w:date="2026-08-31T11:17:00Z" w16du:dateUtc="2026-08-31T18:17:00Z">
            <w:rPr>
              <w:rFonts w:ascii="Cambria Math" w:hAnsi="Cambria Math" w:cs="Arial"/>
            </w:rPr>
            <m:t>ρ=-0.444</m:t>
          </w:ins>
        </m:r>
      </m:oMath>
      <w:ins w:id="97" w:author="Evelyn Tong" w:date="2026-08-31T11:12:00Z" w16du:dateUtc="2026-08-31T18:12:00Z">
        <w:r w:rsidR="00E13CA0">
          <w:rPr>
            <w:rFonts w:ascii="Arial" w:hAnsi="Arial" w:cs="Arial"/>
          </w:rPr>
          <w:t xml:space="preserve">, </w:t>
        </w:r>
      </w:ins>
      <m:oMath>
        <m:r>
          <w:ins w:id="98" w:author="Evelyn Tong" w:date="2026-08-31T11:15:00Z" w16du:dateUtc="2026-08-31T18:15:00Z">
            <w:rPr>
              <w:rFonts w:ascii="Cambria Math" w:hAnsi="Cambria Math" w:cs="Arial"/>
            </w:rPr>
            <m:t>p&lt;0.0001</m:t>
          </w:ins>
        </m:r>
        <m:r>
          <w:del w:id="99" w:author="Evelyn Tong" w:date="2026-08-31T11:12:00Z" w16du:dateUtc="2026-08-31T18:12:00Z">
            <m:rPr>
              <m:sty m:val="p"/>
            </m:rPr>
            <w:rPr>
              <w:rFonts w:ascii="Cambria Math" w:hAnsi="Cambria Math" w:cs="Arial"/>
            </w:rPr>
            <m:t>).</m:t>
          </w:del>
        </m:r>
      </m:oMath>
      <w:del w:id="100" w:author="Evelyn Tong" w:date="2026-08-31T11:13:00Z" w16du:dateUtc="2026-08-31T18:13:00Z">
        <w:r w:rsidDel="00E13CA0">
          <w:rPr>
            <w:rFonts w:ascii="Arial" w:hAnsi="Arial" w:cs="Arial"/>
          </w:rPr>
          <w:delText xml:space="preserve"> </w:delText>
        </w:r>
      </w:del>
      <w:ins w:id="101" w:author="Evelyn Tong" w:date="2026-08-31T11:13:00Z" w16du:dateUtc="2026-08-31T18:13:00Z">
        <w:r w:rsidR="00E13CA0">
          <w:rPr>
            <w:rFonts w:ascii="Arial" w:hAnsi="Arial" w:cs="Arial"/>
          </w:rPr>
          <w:t>)</w:t>
        </w:r>
      </w:ins>
      <w:ins w:id="102" w:author="Evelyn Tong" w:date="2026-08-31T11:14:00Z" w16du:dateUtc="2026-08-31T18:14:00Z">
        <w:r w:rsidR="00A861D9">
          <w:rPr>
            <w:rFonts w:ascii="Arial" w:hAnsi="Arial" w:cs="Arial"/>
          </w:rPr>
          <w:t xml:space="preserve">. </w:t>
        </w:r>
      </w:ins>
      <w:r>
        <w:rPr>
          <w:rFonts w:ascii="Arial" w:hAnsi="Arial" w:cs="Arial"/>
        </w:rPr>
        <w:t>This relationship</w:t>
      </w:r>
      <w:r w:rsidRPr="00B506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was reproduced</w:t>
      </w:r>
      <w:r w:rsidRPr="00B506B3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the T</w:t>
      </w:r>
      <w:r w:rsidRPr="00B506B3">
        <w:rPr>
          <w:rFonts w:ascii="Arial" w:hAnsi="Arial" w:cs="Arial"/>
        </w:rPr>
        <w:t xml:space="preserve">reehouse </w:t>
      </w:r>
      <w:r>
        <w:rPr>
          <w:rFonts w:ascii="Arial" w:hAnsi="Arial" w:cs="Arial"/>
        </w:rPr>
        <w:t>C</w:t>
      </w:r>
      <w:r w:rsidRPr="00B506B3">
        <w:rPr>
          <w:rFonts w:ascii="Arial" w:hAnsi="Arial" w:cs="Arial"/>
        </w:rPr>
        <w:t xml:space="preserve">hildhood </w:t>
      </w:r>
      <w:r>
        <w:rPr>
          <w:rFonts w:ascii="Arial" w:hAnsi="Arial" w:cs="Arial"/>
        </w:rPr>
        <w:t>C</w:t>
      </w:r>
      <w:r w:rsidRPr="00B506B3">
        <w:rPr>
          <w:rFonts w:ascii="Arial" w:hAnsi="Arial" w:cs="Arial"/>
        </w:rPr>
        <w:t xml:space="preserve">ancer </w:t>
      </w:r>
      <w:r>
        <w:rPr>
          <w:rFonts w:ascii="Arial" w:hAnsi="Arial" w:cs="Arial"/>
        </w:rPr>
        <w:t>I</w:t>
      </w:r>
      <w:r w:rsidRPr="00B506B3">
        <w:rPr>
          <w:rFonts w:ascii="Arial" w:hAnsi="Arial" w:cs="Arial"/>
        </w:rPr>
        <w:t>nitiative</w:t>
      </w:r>
      <w:r>
        <w:rPr>
          <w:rFonts w:ascii="Arial" w:hAnsi="Arial" w:cs="Arial"/>
        </w:rPr>
        <w:t xml:space="preserve"> cohort, extending the association</w:t>
      </w:r>
      <w:r w:rsidRPr="00B506B3">
        <w:rPr>
          <w:rFonts w:ascii="Arial" w:hAnsi="Arial" w:cs="Arial"/>
        </w:rPr>
        <w:t xml:space="preserve"> to a second neural </w:t>
      </w:r>
      <w:r>
        <w:rPr>
          <w:rFonts w:ascii="Arial" w:hAnsi="Arial" w:cs="Arial"/>
        </w:rPr>
        <w:t>c</w:t>
      </w:r>
      <w:r w:rsidRPr="00B506B3">
        <w:rPr>
          <w:rFonts w:ascii="Arial" w:hAnsi="Arial" w:cs="Arial"/>
        </w:rPr>
        <w:t>rest</w:t>
      </w:r>
      <w:r>
        <w:rPr>
          <w:rFonts w:ascii="Arial" w:hAnsi="Arial" w:cs="Arial"/>
        </w:rPr>
        <w:t>-</w:t>
      </w:r>
      <w:r w:rsidRPr="00B506B3">
        <w:rPr>
          <w:rFonts w:ascii="Arial" w:hAnsi="Arial" w:cs="Arial"/>
        </w:rPr>
        <w:t>derived cancer</w:t>
      </w:r>
      <w:r>
        <w:rPr>
          <w:rFonts w:ascii="Arial" w:hAnsi="Arial" w:cs="Arial"/>
        </w:rPr>
        <w:t xml:space="preserve"> (</w:t>
      </w:r>
      <w:r w:rsidRPr="00C41AFB">
        <w:rPr>
          <w:rFonts w:ascii="Arial" w:hAnsi="Arial" w:cs="Arial"/>
          <w:b/>
          <w:bCs/>
        </w:rPr>
        <w:t>Fig. 5i</w:t>
      </w:r>
      <w:ins w:id="103" w:author="Evelyn Tong" w:date="2026-08-31T11:17:00Z" w16du:dateUtc="2026-08-31T18:17:00Z">
        <w:r w:rsidR="00A861D9">
          <w:rPr>
            <w:rFonts w:ascii="Arial" w:hAnsi="Arial" w:cs="Arial"/>
          </w:rPr>
          <w:t xml:space="preserve">, n = 221, </w:t>
        </w:r>
      </w:ins>
      <w:ins w:id="104" w:author="Evelyn Tong" w:date="2026-08-31T11:17:00Z">
        <w:r w:rsidR="00A861D9" w:rsidRPr="00A861D9">
          <w:rPr>
            <w:rFonts w:ascii="Arial" w:hAnsi="Arial" w:cs="Arial"/>
          </w:rPr>
          <w:t xml:space="preserve">Spearman </w:t>
        </w:r>
      </w:ins>
      <m:oMath>
        <m:r>
          <w:ins w:id="105" w:author="Evelyn Tong" w:date="2026-08-31T11:17:00Z">
            <w:rPr>
              <w:rFonts w:ascii="Cambria Math" w:hAnsi="Cambria Math" w:cs="Arial"/>
            </w:rPr>
            <m:t>ρ=-0.</m:t>
          </w:ins>
        </m:r>
        <m:r>
          <w:ins w:id="106" w:author="Evelyn Tong" w:date="2026-08-31T11:17:00Z" w16du:dateUtc="2026-08-31T18:17:00Z">
            <w:rPr>
              <w:rFonts w:ascii="Cambria Math" w:hAnsi="Cambria Math" w:cs="Arial"/>
            </w:rPr>
            <m:t>332</m:t>
          </w:ins>
        </m:r>
      </m:oMath>
      <w:ins w:id="107" w:author="Evelyn Tong" w:date="2026-08-31T11:17:00Z">
        <w:r w:rsidR="00A861D9" w:rsidRPr="00A861D9">
          <w:rPr>
            <w:rFonts w:ascii="Arial" w:hAnsi="Arial" w:cs="Arial"/>
          </w:rPr>
          <w:t xml:space="preserve">, </w:t>
        </w:r>
      </w:ins>
      <m:oMath>
        <m:r>
          <w:ins w:id="108" w:author="Evelyn Tong" w:date="2026-08-31T11:17:00Z">
            <w:rPr>
              <w:rFonts w:ascii="Cambria Math" w:hAnsi="Cambria Math" w:cs="Arial"/>
            </w:rPr>
            <m:t>p&lt;</m:t>
          </w:ins>
        </m:r>
        <m:r>
          <w:ins w:id="109" w:author="Evelyn Tong" w:date="2026-08-31T11:18:00Z" w16du:dateUtc="2026-08-31T18:18:00Z">
            <w:rPr>
              <w:rFonts w:ascii="Cambria Math" w:eastAsia="Times New Roman" w:hAnsi="Cambria Math" w:cs="Arial"/>
            </w:rPr>
            <m:t>5.3×</m:t>
          </w:ins>
        </m:r>
        <m:sSup>
          <m:sSupPr>
            <m:ctrlPr>
              <w:ins w:id="110" w:author="Evelyn Tong" w:date="2026-08-31T11:18:00Z" w16du:dateUtc="2026-08-31T18:18:00Z">
                <w:rPr>
                  <w:rFonts w:ascii="Cambria Math" w:eastAsia="Times New Roman" w:hAnsi="Cambria Math" w:cs="Arial"/>
                </w:rPr>
              </w:ins>
            </m:ctrlPr>
          </m:sSupPr>
          <m:e>
            <m:r>
              <w:ins w:id="111" w:author="Evelyn Tong" w:date="2026-08-31T11:18:00Z" w16du:dateUtc="2026-08-31T18:18:00Z">
                <w:rPr>
                  <w:rFonts w:ascii="Cambria Math" w:eastAsia="Times New Roman" w:hAnsi="Cambria Math" w:cs="Arial"/>
                </w:rPr>
                <m:t>10</m:t>
              </w:ins>
            </m:r>
          </m:e>
          <m:sup>
            <m:r>
              <w:ins w:id="112" w:author="Evelyn Tong" w:date="2026-08-31T11:18:00Z" w16du:dateUtc="2026-08-31T18:18:00Z">
                <w:rPr>
                  <w:rFonts w:ascii="Cambria Math" w:eastAsia="Times New Roman" w:hAnsi="Cambria Math" w:cs="Arial"/>
                </w:rPr>
                <m:t>-7</m:t>
              </w:ins>
            </m:r>
          </m:sup>
        </m:sSup>
      </m:oMath>
      <w:r w:rsidRPr="00C41AFB">
        <w:rPr>
          <w:rFonts w:ascii="Arial" w:hAnsi="Arial" w:cs="Arial"/>
          <w:b/>
          <w:bCs/>
        </w:rPr>
        <w:t>).</w:t>
      </w:r>
      <w:r>
        <w:rPr>
          <w:rFonts w:ascii="Arial" w:hAnsi="Arial" w:cs="Arial"/>
        </w:rPr>
        <w:t xml:space="preserve"> </w:t>
      </w:r>
    </w:p>
    <w:p w14:paraId="3D1E81B6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</w:p>
    <w:p w14:paraId="5662F503" w14:textId="77777777" w:rsidR="000718B9" w:rsidRDefault="000718B9" w:rsidP="000718B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B506B3">
        <w:rPr>
          <w:rFonts w:ascii="Arial" w:hAnsi="Arial" w:cs="Arial"/>
        </w:rPr>
        <w:t>ogether</w:t>
      </w:r>
      <w:r>
        <w:rPr>
          <w:rFonts w:ascii="Arial" w:hAnsi="Arial" w:cs="Arial"/>
        </w:rPr>
        <w:t>, t</w:t>
      </w:r>
      <w:r w:rsidRPr="00B506B3">
        <w:rPr>
          <w:rFonts w:ascii="Arial" w:hAnsi="Arial" w:cs="Arial"/>
        </w:rPr>
        <w:t>hese analyses identify reduced BH4</w:t>
      </w:r>
      <w:r>
        <w:rPr>
          <w:rFonts w:ascii="Arial" w:hAnsi="Arial" w:cs="Arial"/>
        </w:rPr>
        <w:t>-</w:t>
      </w:r>
      <w:r w:rsidRPr="00B506B3">
        <w:rPr>
          <w:rFonts w:ascii="Arial" w:hAnsi="Arial" w:cs="Arial"/>
        </w:rPr>
        <w:t>pathway transcriptional features as a recurrent correlate of plasticity</w:t>
      </w:r>
      <w:r>
        <w:rPr>
          <w:rFonts w:ascii="Arial" w:hAnsi="Arial" w:cs="Arial"/>
        </w:rPr>
        <w:t>-</w:t>
      </w:r>
      <w:r w:rsidRPr="00B506B3">
        <w:rPr>
          <w:rFonts w:ascii="Arial" w:hAnsi="Arial" w:cs="Arial"/>
        </w:rPr>
        <w:t>associated tumor</w:t>
      </w:r>
      <w:r>
        <w:rPr>
          <w:rFonts w:ascii="Arial" w:hAnsi="Arial" w:cs="Arial"/>
        </w:rPr>
        <w:t xml:space="preserve"> </w:t>
      </w:r>
      <w:r w:rsidRPr="00B506B3">
        <w:rPr>
          <w:rFonts w:ascii="Arial" w:hAnsi="Arial" w:cs="Arial"/>
        </w:rPr>
        <w:t>states</w:t>
      </w:r>
      <w:r>
        <w:rPr>
          <w:rFonts w:ascii="Arial" w:hAnsi="Arial" w:cs="Arial"/>
        </w:rPr>
        <w:t>.</w:t>
      </w:r>
      <w:r w:rsidRPr="00B506B3">
        <w:rPr>
          <w:rFonts w:ascii="Arial" w:hAnsi="Arial" w:cs="Arial"/>
        </w:rPr>
        <w:t xml:space="preserve"> </w:t>
      </w:r>
    </w:p>
    <w:p w14:paraId="614BBD25" w14:textId="77777777" w:rsidR="00C45C46" w:rsidRDefault="00C45C46"/>
    <w:sectPr w:rsidR="00C4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BC031B"/>
    <w:multiLevelType w:val="multilevel"/>
    <w:tmpl w:val="AF1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2409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velyn Tong">
    <w15:presenceInfo w15:providerId="None" w15:userId="Evelyn Tong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B9"/>
    <w:rsid w:val="00011AF4"/>
    <w:rsid w:val="0001469D"/>
    <w:rsid w:val="00016C83"/>
    <w:rsid w:val="000333AD"/>
    <w:rsid w:val="00034B9B"/>
    <w:rsid w:val="00036E4A"/>
    <w:rsid w:val="000439B4"/>
    <w:rsid w:val="0005437E"/>
    <w:rsid w:val="000545CF"/>
    <w:rsid w:val="00057090"/>
    <w:rsid w:val="000613A2"/>
    <w:rsid w:val="000676DB"/>
    <w:rsid w:val="000718B9"/>
    <w:rsid w:val="00092888"/>
    <w:rsid w:val="00097E16"/>
    <w:rsid w:val="000A42B8"/>
    <w:rsid w:val="000A5AEF"/>
    <w:rsid w:val="000A67FE"/>
    <w:rsid w:val="000B207B"/>
    <w:rsid w:val="000B29CA"/>
    <w:rsid w:val="000B37D1"/>
    <w:rsid w:val="000C118A"/>
    <w:rsid w:val="000D098C"/>
    <w:rsid w:val="000D40EB"/>
    <w:rsid w:val="000E370B"/>
    <w:rsid w:val="000F61E4"/>
    <w:rsid w:val="00100CE4"/>
    <w:rsid w:val="00104FCB"/>
    <w:rsid w:val="00117125"/>
    <w:rsid w:val="00122DE0"/>
    <w:rsid w:val="001246CA"/>
    <w:rsid w:val="00124B0B"/>
    <w:rsid w:val="00127F34"/>
    <w:rsid w:val="00135C08"/>
    <w:rsid w:val="00146C6B"/>
    <w:rsid w:val="001511AE"/>
    <w:rsid w:val="00151D2E"/>
    <w:rsid w:val="0015263B"/>
    <w:rsid w:val="00154887"/>
    <w:rsid w:val="00156B81"/>
    <w:rsid w:val="00160CB6"/>
    <w:rsid w:val="00174CCA"/>
    <w:rsid w:val="00177B5D"/>
    <w:rsid w:val="00192B37"/>
    <w:rsid w:val="00195503"/>
    <w:rsid w:val="001A2FA9"/>
    <w:rsid w:val="001A6899"/>
    <w:rsid w:val="001B086A"/>
    <w:rsid w:val="001B203F"/>
    <w:rsid w:val="001B2E27"/>
    <w:rsid w:val="001B3949"/>
    <w:rsid w:val="001B4134"/>
    <w:rsid w:val="001C3A49"/>
    <w:rsid w:val="001C618D"/>
    <w:rsid w:val="001C65DB"/>
    <w:rsid w:val="001C664C"/>
    <w:rsid w:val="001D1F45"/>
    <w:rsid w:val="001E5C0D"/>
    <w:rsid w:val="001E73EB"/>
    <w:rsid w:val="001F0400"/>
    <w:rsid w:val="001F1004"/>
    <w:rsid w:val="001F5A27"/>
    <w:rsid w:val="001F7F3E"/>
    <w:rsid w:val="00202F61"/>
    <w:rsid w:val="00206EB9"/>
    <w:rsid w:val="0021080D"/>
    <w:rsid w:val="002130ED"/>
    <w:rsid w:val="00223F93"/>
    <w:rsid w:val="002256CA"/>
    <w:rsid w:val="00227707"/>
    <w:rsid w:val="00227791"/>
    <w:rsid w:val="002379DC"/>
    <w:rsid w:val="0024608C"/>
    <w:rsid w:val="00250E36"/>
    <w:rsid w:val="0026220F"/>
    <w:rsid w:val="00264BE9"/>
    <w:rsid w:val="00273498"/>
    <w:rsid w:val="00273CEB"/>
    <w:rsid w:val="00292B47"/>
    <w:rsid w:val="00296BB4"/>
    <w:rsid w:val="002B172C"/>
    <w:rsid w:val="002B4C50"/>
    <w:rsid w:val="002B7B9D"/>
    <w:rsid w:val="002C2090"/>
    <w:rsid w:val="002C5347"/>
    <w:rsid w:val="002C7ACE"/>
    <w:rsid w:val="002D08D9"/>
    <w:rsid w:val="002D48E8"/>
    <w:rsid w:val="002D589C"/>
    <w:rsid w:val="002D74B1"/>
    <w:rsid w:val="002E320E"/>
    <w:rsid w:val="002E563D"/>
    <w:rsid w:val="002E664B"/>
    <w:rsid w:val="002F37EA"/>
    <w:rsid w:val="002F381E"/>
    <w:rsid w:val="00300A19"/>
    <w:rsid w:val="003202C5"/>
    <w:rsid w:val="003224F2"/>
    <w:rsid w:val="0032709C"/>
    <w:rsid w:val="00331244"/>
    <w:rsid w:val="003330ED"/>
    <w:rsid w:val="003377F9"/>
    <w:rsid w:val="00342D78"/>
    <w:rsid w:val="0034567A"/>
    <w:rsid w:val="003458E3"/>
    <w:rsid w:val="0035017D"/>
    <w:rsid w:val="00350C5E"/>
    <w:rsid w:val="003536A9"/>
    <w:rsid w:val="003549FA"/>
    <w:rsid w:val="00357616"/>
    <w:rsid w:val="00363C8F"/>
    <w:rsid w:val="003643B6"/>
    <w:rsid w:val="00371C6D"/>
    <w:rsid w:val="003761AE"/>
    <w:rsid w:val="003802AF"/>
    <w:rsid w:val="003803EC"/>
    <w:rsid w:val="003837D4"/>
    <w:rsid w:val="00383CB1"/>
    <w:rsid w:val="00384DCD"/>
    <w:rsid w:val="003A1145"/>
    <w:rsid w:val="003A784C"/>
    <w:rsid w:val="003B291C"/>
    <w:rsid w:val="003B49AC"/>
    <w:rsid w:val="003C772F"/>
    <w:rsid w:val="003D0D52"/>
    <w:rsid w:val="003D2D6F"/>
    <w:rsid w:val="003E0DBD"/>
    <w:rsid w:val="003E2C38"/>
    <w:rsid w:val="003E624C"/>
    <w:rsid w:val="003E6CC4"/>
    <w:rsid w:val="003F0BF2"/>
    <w:rsid w:val="003F33D7"/>
    <w:rsid w:val="004001A0"/>
    <w:rsid w:val="00401950"/>
    <w:rsid w:val="00402F75"/>
    <w:rsid w:val="00406DDD"/>
    <w:rsid w:val="00406FBE"/>
    <w:rsid w:val="00412E3C"/>
    <w:rsid w:val="00415590"/>
    <w:rsid w:val="00417477"/>
    <w:rsid w:val="00421022"/>
    <w:rsid w:val="00424A26"/>
    <w:rsid w:val="00427B16"/>
    <w:rsid w:val="00434472"/>
    <w:rsid w:val="0044381F"/>
    <w:rsid w:val="00444A45"/>
    <w:rsid w:val="0044776B"/>
    <w:rsid w:val="00451DDE"/>
    <w:rsid w:val="00453B17"/>
    <w:rsid w:val="004546B9"/>
    <w:rsid w:val="00454BA8"/>
    <w:rsid w:val="004552F0"/>
    <w:rsid w:val="00464BE9"/>
    <w:rsid w:val="00466A1C"/>
    <w:rsid w:val="0046772B"/>
    <w:rsid w:val="00474426"/>
    <w:rsid w:val="00476984"/>
    <w:rsid w:val="00480EED"/>
    <w:rsid w:val="004937F4"/>
    <w:rsid w:val="00495B82"/>
    <w:rsid w:val="004B6C3D"/>
    <w:rsid w:val="004B7B14"/>
    <w:rsid w:val="004C0F04"/>
    <w:rsid w:val="004C1912"/>
    <w:rsid w:val="004C4152"/>
    <w:rsid w:val="004C6ABF"/>
    <w:rsid w:val="004D28BC"/>
    <w:rsid w:val="004D5FB1"/>
    <w:rsid w:val="004D6589"/>
    <w:rsid w:val="004E32CD"/>
    <w:rsid w:val="004E3B8D"/>
    <w:rsid w:val="004F11DC"/>
    <w:rsid w:val="004F531F"/>
    <w:rsid w:val="00500F37"/>
    <w:rsid w:val="005029A5"/>
    <w:rsid w:val="005100C2"/>
    <w:rsid w:val="00510997"/>
    <w:rsid w:val="0051582E"/>
    <w:rsid w:val="0053038D"/>
    <w:rsid w:val="00532213"/>
    <w:rsid w:val="00532FA0"/>
    <w:rsid w:val="00533D1E"/>
    <w:rsid w:val="00540E77"/>
    <w:rsid w:val="00544765"/>
    <w:rsid w:val="00545CAE"/>
    <w:rsid w:val="0054766D"/>
    <w:rsid w:val="00553686"/>
    <w:rsid w:val="00554AE6"/>
    <w:rsid w:val="00554BE9"/>
    <w:rsid w:val="0055744D"/>
    <w:rsid w:val="00561A18"/>
    <w:rsid w:val="00562905"/>
    <w:rsid w:val="0057541F"/>
    <w:rsid w:val="00580D3F"/>
    <w:rsid w:val="00585CC2"/>
    <w:rsid w:val="005A29DF"/>
    <w:rsid w:val="005A5A61"/>
    <w:rsid w:val="005A5EB7"/>
    <w:rsid w:val="005A7E1D"/>
    <w:rsid w:val="005B5CAE"/>
    <w:rsid w:val="005C6E94"/>
    <w:rsid w:val="005C6F52"/>
    <w:rsid w:val="005C6F97"/>
    <w:rsid w:val="005D00BE"/>
    <w:rsid w:val="005D0D2E"/>
    <w:rsid w:val="005E2E18"/>
    <w:rsid w:val="005E3189"/>
    <w:rsid w:val="005E5343"/>
    <w:rsid w:val="005E6AEA"/>
    <w:rsid w:val="005F1454"/>
    <w:rsid w:val="005F3E92"/>
    <w:rsid w:val="00603E2C"/>
    <w:rsid w:val="00605651"/>
    <w:rsid w:val="00607F9E"/>
    <w:rsid w:val="00610829"/>
    <w:rsid w:val="006175D4"/>
    <w:rsid w:val="00622119"/>
    <w:rsid w:val="006322BA"/>
    <w:rsid w:val="00633572"/>
    <w:rsid w:val="0063412C"/>
    <w:rsid w:val="00634A08"/>
    <w:rsid w:val="00637992"/>
    <w:rsid w:val="0064167B"/>
    <w:rsid w:val="00641F6D"/>
    <w:rsid w:val="00641FC8"/>
    <w:rsid w:val="006423DF"/>
    <w:rsid w:val="00650BA4"/>
    <w:rsid w:val="006563A8"/>
    <w:rsid w:val="00661752"/>
    <w:rsid w:val="00661920"/>
    <w:rsid w:val="006702A8"/>
    <w:rsid w:val="00671384"/>
    <w:rsid w:val="006766E6"/>
    <w:rsid w:val="00682D81"/>
    <w:rsid w:val="00683426"/>
    <w:rsid w:val="0068429C"/>
    <w:rsid w:val="006A1721"/>
    <w:rsid w:val="006A474C"/>
    <w:rsid w:val="006B68CC"/>
    <w:rsid w:val="006C366E"/>
    <w:rsid w:val="006C4346"/>
    <w:rsid w:val="006D0313"/>
    <w:rsid w:val="006D4EE0"/>
    <w:rsid w:val="006E7604"/>
    <w:rsid w:val="006F2BC2"/>
    <w:rsid w:val="00701DA8"/>
    <w:rsid w:val="0070364E"/>
    <w:rsid w:val="00707CBA"/>
    <w:rsid w:val="007116E8"/>
    <w:rsid w:val="00723A4F"/>
    <w:rsid w:val="0072401A"/>
    <w:rsid w:val="00727449"/>
    <w:rsid w:val="00730B8F"/>
    <w:rsid w:val="0074521E"/>
    <w:rsid w:val="00762369"/>
    <w:rsid w:val="0076283E"/>
    <w:rsid w:val="0076676D"/>
    <w:rsid w:val="0076789F"/>
    <w:rsid w:val="0077218C"/>
    <w:rsid w:val="00773701"/>
    <w:rsid w:val="00785CBB"/>
    <w:rsid w:val="0079299D"/>
    <w:rsid w:val="00792EC0"/>
    <w:rsid w:val="007B2FBB"/>
    <w:rsid w:val="007B55E7"/>
    <w:rsid w:val="007B5E48"/>
    <w:rsid w:val="007C2373"/>
    <w:rsid w:val="007D156D"/>
    <w:rsid w:val="007E02F0"/>
    <w:rsid w:val="007F383D"/>
    <w:rsid w:val="008072AF"/>
    <w:rsid w:val="00810A2E"/>
    <w:rsid w:val="008143BE"/>
    <w:rsid w:val="00814592"/>
    <w:rsid w:val="008214EB"/>
    <w:rsid w:val="00827697"/>
    <w:rsid w:val="00835795"/>
    <w:rsid w:val="008463FF"/>
    <w:rsid w:val="0085048F"/>
    <w:rsid w:val="0085085A"/>
    <w:rsid w:val="008602FD"/>
    <w:rsid w:val="00862829"/>
    <w:rsid w:val="00862893"/>
    <w:rsid w:val="00864DB6"/>
    <w:rsid w:val="00865651"/>
    <w:rsid w:val="0087423D"/>
    <w:rsid w:val="008769AA"/>
    <w:rsid w:val="00877CC8"/>
    <w:rsid w:val="008823E5"/>
    <w:rsid w:val="00885E1A"/>
    <w:rsid w:val="00887486"/>
    <w:rsid w:val="0089293D"/>
    <w:rsid w:val="0089753B"/>
    <w:rsid w:val="008B013C"/>
    <w:rsid w:val="008B4747"/>
    <w:rsid w:val="008B4A4A"/>
    <w:rsid w:val="008C4502"/>
    <w:rsid w:val="008E1DB3"/>
    <w:rsid w:val="008E3080"/>
    <w:rsid w:val="008F1271"/>
    <w:rsid w:val="008F78AE"/>
    <w:rsid w:val="00902307"/>
    <w:rsid w:val="009035D8"/>
    <w:rsid w:val="00907E6B"/>
    <w:rsid w:val="0091004D"/>
    <w:rsid w:val="009147F5"/>
    <w:rsid w:val="0091615F"/>
    <w:rsid w:val="00920720"/>
    <w:rsid w:val="00920EEB"/>
    <w:rsid w:val="0092537B"/>
    <w:rsid w:val="009256FC"/>
    <w:rsid w:val="00931AD3"/>
    <w:rsid w:val="00940666"/>
    <w:rsid w:val="009411FB"/>
    <w:rsid w:val="0094148F"/>
    <w:rsid w:val="009425D3"/>
    <w:rsid w:val="009450FD"/>
    <w:rsid w:val="00945896"/>
    <w:rsid w:val="00946C59"/>
    <w:rsid w:val="00947057"/>
    <w:rsid w:val="009528AB"/>
    <w:rsid w:val="009535FE"/>
    <w:rsid w:val="00960680"/>
    <w:rsid w:val="00960A92"/>
    <w:rsid w:val="00962F84"/>
    <w:rsid w:val="00967DFD"/>
    <w:rsid w:val="00974613"/>
    <w:rsid w:val="00984CD5"/>
    <w:rsid w:val="00985CCB"/>
    <w:rsid w:val="009958E6"/>
    <w:rsid w:val="00995E5C"/>
    <w:rsid w:val="009961C8"/>
    <w:rsid w:val="009A01E5"/>
    <w:rsid w:val="009A2972"/>
    <w:rsid w:val="009A4E22"/>
    <w:rsid w:val="009A5093"/>
    <w:rsid w:val="009C6D01"/>
    <w:rsid w:val="009C71DA"/>
    <w:rsid w:val="009D1FA6"/>
    <w:rsid w:val="009E0554"/>
    <w:rsid w:val="009E453B"/>
    <w:rsid w:val="009E474A"/>
    <w:rsid w:val="009E6E34"/>
    <w:rsid w:val="00A01B8A"/>
    <w:rsid w:val="00A032FA"/>
    <w:rsid w:val="00A30143"/>
    <w:rsid w:val="00A35A32"/>
    <w:rsid w:val="00A409CC"/>
    <w:rsid w:val="00A40BCC"/>
    <w:rsid w:val="00A4260C"/>
    <w:rsid w:val="00A529F5"/>
    <w:rsid w:val="00A66DBC"/>
    <w:rsid w:val="00A716D3"/>
    <w:rsid w:val="00A76451"/>
    <w:rsid w:val="00A7712A"/>
    <w:rsid w:val="00A85F59"/>
    <w:rsid w:val="00A861D9"/>
    <w:rsid w:val="00AB0380"/>
    <w:rsid w:val="00AB2E25"/>
    <w:rsid w:val="00AB44C5"/>
    <w:rsid w:val="00AB5F8C"/>
    <w:rsid w:val="00AC172C"/>
    <w:rsid w:val="00AC2640"/>
    <w:rsid w:val="00AC5EDC"/>
    <w:rsid w:val="00AC66A6"/>
    <w:rsid w:val="00AC6B89"/>
    <w:rsid w:val="00AC6BB6"/>
    <w:rsid w:val="00AD0986"/>
    <w:rsid w:val="00AD60B2"/>
    <w:rsid w:val="00AF0F18"/>
    <w:rsid w:val="00AF255B"/>
    <w:rsid w:val="00B042DD"/>
    <w:rsid w:val="00B05380"/>
    <w:rsid w:val="00B10932"/>
    <w:rsid w:val="00B2095C"/>
    <w:rsid w:val="00B21A58"/>
    <w:rsid w:val="00B24D22"/>
    <w:rsid w:val="00B308F8"/>
    <w:rsid w:val="00B32D39"/>
    <w:rsid w:val="00B401CA"/>
    <w:rsid w:val="00B407CD"/>
    <w:rsid w:val="00B5093B"/>
    <w:rsid w:val="00B514D1"/>
    <w:rsid w:val="00B52298"/>
    <w:rsid w:val="00B53271"/>
    <w:rsid w:val="00B56EE3"/>
    <w:rsid w:val="00B60D22"/>
    <w:rsid w:val="00B6250D"/>
    <w:rsid w:val="00B64B4C"/>
    <w:rsid w:val="00B65C78"/>
    <w:rsid w:val="00B86987"/>
    <w:rsid w:val="00B90DF5"/>
    <w:rsid w:val="00B97BF5"/>
    <w:rsid w:val="00BA049E"/>
    <w:rsid w:val="00BA3C8E"/>
    <w:rsid w:val="00BA4E91"/>
    <w:rsid w:val="00BB1665"/>
    <w:rsid w:val="00BB7314"/>
    <w:rsid w:val="00BC36E7"/>
    <w:rsid w:val="00BD1424"/>
    <w:rsid w:val="00BD56AF"/>
    <w:rsid w:val="00BE05CB"/>
    <w:rsid w:val="00BF0533"/>
    <w:rsid w:val="00C020AE"/>
    <w:rsid w:val="00C02179"/>
    <w:rsid w:val="00C0743C"/>
    <w:rsid w:val="00C13C15"/>
    <w:rsid w:val="00C16DA9"/>
    <w:rsid w:val="00C208D7"/>
    <w:rsid w:val="00C24D51"/>
    <w:rsid w:val="00C3390E"/>
    <w:rsid w:val="00C40D82"/>
    <w:rsid w:val="00C45C46"/>
    <w:rsid w:val="00C46081"/>
    <w:rsid w:val="00C54CA1"/>
    <w:rsid w:val="00C55686"/>
    <w:rsid w:val="00C60A51"/>
    <w:rsid w:val="00C70DFB"/>
    <w:rsid w:val="00C71649"/>
    <w:rsid w:val="00C721EA"/>
    <w:rsid w:val="00C72255"/>
    <w:rsid w:val="00C72830"/>
    <w:rsid w:val="00C72F11"/>
    <w:rsid w:val="00C86243"/>
    <w:rsid w:val="00C87B54"/>
    <w:rsid w:val="00C9226E"/>
    <w:rsid w:val="00C9681A"/>
    <w:rsid w:val="00CA08FC"/>
    <w:rsid w:val="00CA18EF"/>
    <w:rsid w:val="00CA3526"/>
    <w:rsid w:val="00CA46C6"/>
    <w:rsid w:val="00CC5FDB"/>
    <w:rsid w:val="00CD5897"/>
    <w:rsid w:val="00CE3CC9"/>
    <w:rsid w:val="00CF2F3A"/>
    <w:rsid w:val="00CF481B"/>
    <w:rsid w:val="00CF698E"/>
    <w:rsid w:val="00D02634"/>
    <w:rsid w:val="00D05187"/>
    <w:rsid w:val="00D16DF4"/>
    <w:rsid w:val="00D22E96"/>
    <w:rsid w:val="00D31C51"/>
    <w:rsid w:val="00D32944"/>
    <w:rsid w:val="00D33E22"/>
    <w:rsid w:val="00D34E63"/>
    <w:rsid w:val="00D40B09"/>
    <w:rsid w:val="00D40B8C"/>
    <w:rsid w:val="00D50899"/>
    <w:rsid w:val="00D54B0F"/>
    <w:rsid w:val="00D55763"/>
    <w:rsid w:val="00D60C1E"/>
    <w:rsid w:val="00D61356"/>
    <w:rsid w:val="00D631EC"/>
    <w:rsid w:val="00D63A3E"/>
    <w:rsid w:val="00D66F3B"/>
    <w:rsid w:val="00D6761F"/>
    <w:rsid w:val="00D72426"/>
    <w:rsid w:val="00D72C92"/>
    <w:rsid w:val="00D769E7"/>
    <w:rsid w:val="00D800EF"/>
    <w:rsid w:val="00D841F8"/>
    <w:rsid w:val="00D84AA7"/>
    <w:rsid w:val="00D8636F"/>
    <w:rsid w:val="00D917A2"/>
    <w:rsid w:val="00D943F0"/>
    <w:rsid w:val="00D94B44"/>
    <w:rsid w:val="00DA24A5"/>
    <w:rsid w:val="00DA69E9"/>
    <w:rsid w:val="00DB4CCC"/>
    <w:rsid w:val="00DB4CE5"/>
    <w:rsid w:val="00DB6E78"/>
    <w:rsid w:val="00DC7DC1"/>
    <w:rsid w:val="00DD5496"/>
    <w:rsid w:val="00DE0103"/>
    <w:rsid w:val="00DE78D7"/>
    <w:rsid w:val="00DF5D26"/>
    <w:rsid w:val="00DF6E12"/>
    <w:rsid w:val="00DF71AD"/>
    <w:rsid w:val="00E01663"/>
    <w:rsid w:val="00E03BF5"/>
    <w:rsid w:val="00E04B4A"/>
    <w:rsid w:val="00E13032"/>
    <w:rsid w:val="00E13CA0"/>
    <w:rsid w:val="00E1639A"/>
    <w:rsid w:val="00E2135A"/>
    <w:rsid w:val="00E240D1"/>
    <w:rsid w:val="00E245F9"/>
    <w:rsid w:val="00E26F4B"/>
    <w:rsid w:val="00E30403"/>
    <w:rsid w:val="00E31EC9"/>
    <w:rsid w:val="00E34EC5"/>
    <w:rsid w:val="00E355E9"/>
    <w:rsid w:val="00E42579"/>
    <w:rsid w:val="00E47F2D"/>
    <w:rsid w:val="00E50D9F"/>
    <w:rsid w:val="00E50F47"/>
    <w:rsid w:val="00E570EC"/>
    <w:rsid w:val="00E60C46"/>
    <w:rsid w:val="00E61075"/>
    <w:rsid w:val="00E6173E"/>
    <w:rsid w:val="00E620DA"/>
    <w:rsid w:val="00E625EC"/>
    <w:rsid w:val="00E65B74"/>
    <w:rsid w:val="00E666E6"/>
    <w:rsid w:val="00E707D6"/>
    <w:rsid w:val="00E73FE2"/>
    <w:rsid w:val="00E80951"/>
    <w:rsid w:val="00E8199F"/>
    <w:rsid w:val="00E81CC5"/>
    <w:rsid w:val="00E86A0E"/>
    <w:rsid w:val="00EB0CE8"/>
    <w:rsid w:val="00EB2B6C"/>
    <w:rsid w:val="00EB4E31"/>
    <w:rsid w:val="00EB5535"/>
    <w:rsid w:val="00EC4481"/>
    <w:rsid w:val="00EC7D52"/>
    <w:rsid w:val="00ED204C"/>
    <w:rsid w:val="00ED2340"/>
    <w:rsid w:val="00ED4419"/>
    <w:rsid w:val="00EE06DA"/>
    <w:rsid w:val="00EE18B4"/>
    <w:rsid w:val="00EE3D9E"/>
    <w:rsid w:val="00EF027B"/>
    <w:rsid w:val="00EF05BD"/>
    <w:rsid w:val="00EF0FDB"/>
    <w:rsid w:val="00EF23EE"/>
    <w:rsid w:val="00EF2BC7"/>
    <w:rsid w:val="00EF428A"/>
    <w:rsid w:val="00EF5110"/>
    <w:rsid w:val="00F028B3"/>
    <w:rsid w:val="00F03B28"/>
    <w:rsid w:val="00F0650F"/>
    <w:rsid w:val="00F109BD"/>
    <w:rsid w:val="00F25B22"/>
    <w:rsid w:val="00F27540"/>
    <w:rsid w:val="00F31010"/>
    <w:rsid w:val="00F3137B"/>
    <w:rsid w:val="00F34AB5"/>
    <w:rsid w:val="00F34AF9"/>
    <w:rsid w:val="00F40ADB"/>
    <w:rsid w:val="00F40D73"/>
    <w:rsid w:val="00F416B1"/>
    <w:rsid w:val="00F50382"/>
    <w:rsid w:val="00F53BF8"/>
    <w:rsid w:val="00F54DE2"/>
    <w:rsid w:val="00F577AF"/>
    <w:rsid w:val="00F579C7"/>
    <w:rsid w:val="00F57B1B"/>
    <w:rsid w:val="00F62E4B"/>
    <w:rsid w:val="00F74079"/>
    <w:rsid w:val="00F741A0"/>
    <w:rsid w:val="00F834B5"/>
    <w:rsid w:val="00F86867"/>
    <w:rsid w:val="00F948CD"/>
    <w:rsid w:val="00F94E6C"/>
    <w:rsid w:val="00FA03A3"/>
    <w:rsid w:val="00FA1D0E"/>
    <w:rsid w:val="00FA7104"/>
    <w:rsid w:val="00FB480B"/>
    <w:rsid w:val="00FB7194"/>
    <w:rsid w:val="00FC0CCD"/>
    <w:rsid w:val="00FC5B58"/>
    <w:rsid w:val="00FC665A"/>
    <w:rsid w:val="00FD374A"/>
    <w:rsid w:val="00FD3BD8"/>
    <w:rsid w:val="00FE236B"/>
    <w:rsid w:val="00F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6BD4F"/>
  <w15:chartTrackingRefBased/>
  <w15:docId w15:val="{30D32D8B-2774-BC4B-864D-A922DF28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8B9"/>
  </w:style>
  <w:style w:type="paragraph" w:styleId="Heading1">
    <w:name w:val="heading 1"/>
    <w:basedOn w:val="Normal"/>
    <w:next w:val="Normal"/>
    <w:link w:val="Heading1Char"/>
    <w:uiPriority w:val="9"/>
    <w:qFormat/>
    <w:rsid w:val="0007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B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34A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Henry</dc:creator>
  <cp:keywords/>
  <dc:description/>
  <cp:lastModifiedBy>Evelyn Tong</cp:lastModifiedBy>
  <cp:revision>3</cp:revision>
  <dcterms:created xsi:type="dcterms:W3CDTF">2026-08-23T23:39:00Z</dcterms:created>
  <dcterms:modified xsi:type="dcterms:W3CDTF">2026-09-02T15:55:00Z</dcterms:modified>
</cp:coreProperties>
</file>