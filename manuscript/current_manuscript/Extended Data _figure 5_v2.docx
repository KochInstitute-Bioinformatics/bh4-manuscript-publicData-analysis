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41E6" w:rsidRDefault="005841E6">
      <w:pPr>
        <w:rPr>
          <w:rFonts w:ascii="Arial" w:eastAsia="Arial" w:hAnsi="Arial" w:cs="Arial"/>
        </w:rPr>
      </w:pPr>
    </w:p>
    <w:p w14:paraId="00000002" w14:textId="77777777" w:rsidR="005841E6" w:rsidRDefault="00154D72">
      <w:pPr>
        <w:pStyle w:val="Heading3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FIGURE TITLES AND LEGENDS</w:t>
      </w:r>
    </w:p>
    <w:p w14:paraId="00000003" w14:textId="77777777" w:rsidR="005841E6" w:rsidRDefault="005841E6">
      <w:pPr>
        <w:rPr>
          <w:rFonts w:ascii="Arial" w:eastAsia="Arial" w:hAnsi="Arial" w:cs="Arial"/>
          <w:b/>
          <w:bCs/>
        </w:rPr>
      </w:pPr>
    </w:p>
    <w:p w14:paraId="00000004" w14:textId="77777777" w:rsidR="005841E6" w:rsidRDefault="00154D72">
      <w:p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Extended Data Fig. 5 | BH4 and antioxidant pathway transcriptional features across breast cancer cell states</w:t>
      </w:r>
    </w:p>
    <w:p w14:paraId="00000005" w14:textId="77777777" w:rsidR="005841E6" w:rsidRDefault="005841E6">
      <w:pPr>
        <w:rPr>
          <w:rFonts w:ascii="Arial" w:eastAsia="Arial" w:hAnsi="Arial" w:cs="Arial"/>
          <w:b/>
          <w:bCs/>
          <w:u w:val="single"/>
        </w:rPr>
      </w:pPr>
    </w:p>
    <w:p w14:paraId="00000006" w14:textId="6C0F4684" w:rsidR="005841E6" w:rsidRDefault="00154D72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a-d, </w:t>
      </w:r>
      <w:r>
        <w:rPr>
          <w:rFonts w:ascii="Arial" w:eastAsia="Arial" w:hAnsi="Arial" w:cs="Arial"/>
        </w:rPr>
        <w:t>Glutathione (</w:t>
      </w:r>
      <w:r>
        <w:rPr>
          <w:rFonts w:ascii="Arial" w:eastAsia="Arial" w:hAnsi="Arial" w:cs="Arial"/>
          <w:b/>
          <w:bCs/>
        </w:rPr>
        <w:t>a</w:t>
      </w:r>
      <w:r>
        <w:rPr>
          <w:rFonts w:ascii="Arial" w:eastAsia="Arial" w:hAnsi="Arial" w:cs="Arial"/>
        </w:rPr>
        <w:t>), CoQ10 (</w:t>
      </w:r>
      <w:r>
        <w:rPr>
          <w:rFonts w:ascii="Arial" w:eastAsia="Arial" w:hAnsi="Arial" w:cs="Arial"/>
          <w:b/>
          <w:bCs/>
        </w:rPr>
        <w:t>b</w:t>
      </w:r>
      <w:r>
        <w:rPr>
          <w:rFonts w:ascii="Arial" w:eastAsia="Arial" w:hAnsi="Arial" w:cs="Arial"/>
        </w:rPr>
        <w:t>), thioredoxin (</w:t>
      </w:r>
      <w:r>
        <w:rPr>
          <w:rFonts w:ascii="Arial" w:eastAsia="Arial" w:hAnsi="Arial" w:cs="Arial"/>
          <w:b/>
          <w:bCs/>
        </w:rPr>
        <w:t>c</w:t>
      </w:r>
      <w:r>
        <w:rPr>
          <w:rFonts w:ascii="Arial" w:eastAsia="Arial" w:hAnsi="Arial" w:cs="Arial"/>
        </w:rPr>
        <w:t>) and peroxiredoxin (</w:t>
      </w:r>
      <w:r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</w:rPr>
        <w:t xml:space="preserve">) pathway scores </w:t>
      </w:r>
      <w:ins w:id="0" w:author="Charlie Whittaker" w:date="2026-09-01T15:05:00Z" w16du:dateUtc="2026-09-01T19:05:00Z">
        <w:r w:rsidR="00287CD1">
          <w:rPr>
            <w:rFonts w:ascii="Arial" w:eastAsia="Arial" w:hAnsi="Arial" w:cs="Arial"/>
          </w:rPr>
          <w:t xml:space="preserve">calculated with </w:t>
        </w:r>
        <w:proofErr w:type="spellStart"/>
        <w:r w:rsidR="00287CD1">
          <w:rPr>
            <w:rFonts w:ascii="Arial" w:eastAsia="Arial" w:hAnsi="Arial" w:cs="Arial"/>
          </w:rPr>
          <w:t>ssGSEA</w:t>
        </w:r>
        <w:proofErr w:type="spellEnd"/>
        <w:r w:rsidR="00287CD1">
          <w:rPr>
            <w:rFonts w:ascii="Arial" w:eastAsia="Arial" w:hAnsi="Arial" w:cs="Arial"/>
          </w:rPr>
          <w:t xml:space="preserve"> </w:t>
        </w:r>
      </w:ins>
      <w:r>
        <w:rPr>
          <w:rFonts w:ascii="Arial" w:eastAsia="Arial" w:hAnsi="Arial" w:cs="Arial"/>
        </w:rPr>
        <w:t>in malignant cells from primary human breast tumors</w:t>
      </w:r>
      <w:ins w:id="1" w:author="Charlie Whittaker" w:date="2026-09-01T15:05:00Z" w16du:dateUtc="2026-09-01T19:05:00Z">
        <w:r w:rsidR="00287CD1">
          <w:rPr>
            <w:rFonts w:ascii="Arial" w:eastAsia="Arial" w:hAnsi="Arial" w:cs="Arial"/>
          </w:rPr>
          <w:t>. Malignant cells were extracted from 136 single</w:t>
        </w:r>
      </w:ins>
      <w:ins w:id="2" w:author="Charlie Whittaker" w:date="2026-09-01T15:06:00Z" w16du:dateUtc="2026-09-01T19:06:00Z">
        <w:r w:rsidR="00287CD1">
          <w:rPr>
            <w:rFonts w:ascii="Arial" w:eastAsia="Arial" w:hAnsi="Arial" w:cs="Arial"/>
          </w:rPr>
          <w:t xml:space="preserve"> cell datasets and converted per-donor </w:t>
        </w:r>
        <w:proofErr w:type="spellStart"/>
        <w:r w:rsidR="00287CD1">
          <w:rPr>
            <w:rFonts w:ascii="Arial" w:eastAsia="Arial" w:hAnsi="Arial" w:cs="Arial"/>
          </w:rPr>
          <w:t>pseudobulk</w:t>
        </w:r>
        <w:proofErr w:type="spellEnd"/>
        <w:r w:rsidR="00287CD1">
          <w:rPr>
            <w:rFonts w:ascii="Arial" w:eastAsia="Arial" w:hAnsi="Arial" w:cs="Arial"/>
          </w:rPr>
          <w:t xml:space="preserve"> data by averaging normalized expression values. </w:t>
        </w:r>
      </w:ins>
      <w:proofErr w:type="spellStart"/>
      <w:ins w:id="3" w:author="Charlie Whittaker" w:date="2026-09-01T15:07:00Z" w16du:dateUtc="2026-09-01T19:07:00Z">
        <w:r w:rsidR="00287CD1">
          <w:rPr>
            <w:rFonts w:ascii="Arial" w:eastAsia="Arial" w:hAnsi="Arial" w:cs="Arial"/>
          </w:rPr>
          <w:t>Pseudobulk</w:t>
        </w:r>
        <w:proofErr w:type="spellEnd"/>
        <w:r w:rsidR="00287CD1">
          <w:rPr>
            <w:rFonts w:ascii="Arial" w:eastAsia="Arial" w:hAnsi="Arial" w:cs="Arial"/>
          </w:rPr>
          <w:t xml:space="preserve"> s</w:t>
        </w:r>
      </w:ins>
      <w:ins w:id="4" w:author="Charlie Whittaker" w:date="2026-09-01T15:06:00Z" w16du:dateUtc="2026-09-01T19:06:00Z">
        <w:r w:rsidR="00287CD1">
          <w:rPr>
            <w:rFonts w:ascii="Arial" w:eastAsia="Arial" w:hAnsi="Arial" w:cs="Arial"/>
          </w:rPr>
          <w:t>ample</w:t>
        </w:r>
      </w:ins>
      <w:ins w:id="5" w:author="Charlie Whittaker" w:date="2026-09-01T15:08:00Z" w16du:dateUtc="2026-09-01T19:08:00Z">
        <w:r w:rsidR="00287CD1">
          <w:rPr>
            <w:rFonts w:ascii="Arial" w:eastAsia="Arial" w:hAnsi="Arial" w:cs="Arial"/>
          </w:rPr>
          <w:t>s</w:t>
        </w:r>
      </w:ins>
      <w:ins w:id="6" w:author="Charlie Whittaker" w:date="2026-09-01T15:07:00Z" w16du:dateUtc="2026-09-01T19:07:00Z">
        <w:r w:rsidR="00287CD1">
          <w:rPr>
            <w:rFonts w:ascii="Arial" w:eastAsia="Arial" w:hAnsi="Arial" w:cs="Arial"/>
          </w:rPr>
          <w:t xml:space="preserve"> we</w:t>
        </w:r>
      </w:ins>
      <w:ins w:id="7" w:author="Charlie Whittaker" w:date="2026-09-01T15:08:00Z" w16du:dateUtc="2026-09-01T19:08:00Z">
        <w:r w:rsidR="00287CD1">
          <w:rPr>
            <w:rFonts w:ascii="Arial" w:eastAsia="Arial" w:hAnsi="Arial" w:cs="Arial"/>
          </w:rPr>
          <w:t>re</w:t>
        </w:r>
      </w:ins>
      <w:r>
        <w:rPr>
          <w:rFonts w:ascii="Arial" w:eastAsia="Arial" w:hAnsi="Arial" w:cs="Arial"/>
        </w:rPr>
        <w:t xml:space="preserve"> classified as epithelial</w:t>
      </w:r>
      <w:ins w:id="8" w:author="Charlie Whittaker" w:date="2026-09-01T15:08:00Z" w16du:dateUtc="2026-09-01T19:08:00Z">
        <w:r w:rsidR="00287CD1">
          <w:rPr>
            <w:rFonts w:ascii="Arial" w:eastAsia="Arial" w:hAnsi="Arial" w:cs="Arial"/>
          </w:rPr>
          <w:t xml:space="preserve"> (</w:t>
        </w:r>
        <w:proofErr w:type="spellStart"/>
        <w:r w:rsidR="00287CD1">
          <w:rPr>
            <w:rFonts w:ascii="Arial" w:eastAsia="Arial" w:hAnsi="Arial" w:cs="Arial"/>
          </w:rPr>
          <w:t>KS</w:t>
        </w:r>
      </w:ins>
      <w:ins w:id="9" w:author="Charlie Whittaker" w:date="2026-09-01T15:09:00Z" w16du:dateUtc="2026-09-01T19:09:00Z">
        <w:r w:rsidR="00287CD1">
          <w:rPr>
            <w:rFonts w:ascii="Arial" w:eastAsia="Arial" w:hAnsi="Arial" w:cs="Arial"/>
          </w:rPr>
          <w:t>_low</w:t>
        </w:r>
        <w:proofErr w:type="spellEnd"/>
        <w:r w:rsidR="00287CD1">
          <w:rPr>
            <w:rFonts w:ascii="Arial" w:eastAsia="Arial" w:hAnsi="Arial" w:cs="Arial"/>
          </w:rPr>
          <w:t>)</w:t>
        </w:r>
      </w:ins>
      <w:r>
        <w:rPr>
          <w:rFonts w:ascii="Arial" w:eastAsia="Arial" w:hAnsi="Arial" w:cs="Arial"/>
        </w:rPr>
        <w:t>, intermediate epithelial/mesenchymal (E/M</w:t>
      </w:r>
      <w:ins w:id="10" w:author="Charlie Whittaker" w:date="2026-09-01T15:09:00Z" w16du:dateUtc="2026-09-01T19:09:00Z">
        <w:r w:rsidR="00287CD1">
          <w:rPr>
            <w:rFonts w:ascii="Arial" w:eastAsia="Arial" w:hAnsi="Arial" w:cs="Arial"/>
          </w:rPr>
          <w:t xml:space="preserve">, </w:t>
        </w:r>
        <w:proofErr w:type="spellStart"/>
        <w:r w:rsidR="00287CD1">
          <w:rPr>
            <w:rFonts w:ascii="Arial" w:eastAsia="Arial" w:hAnsi="Arial" w:cs="Arial"/>
          </w:rPr>
          <w:t>KS_Mid</w:t>
        </w:r>
      </w:ins>
      <w:proofErr w:type="spellEnd"/>
      <w:r>
        <w:rPr>
          <w:rFonts w:ascii="Arial" w:eastAsia="Arial" w:hAnsi="Arial" w:cs="Arial"/>
        </w:rPr>
        <w:t>) or mesenchymal</w:t>
      </w:r>
      <w:ins w:id="11" w:author="Charlie Whittaker" w:date="2026-09-01T15:07:00Z" w16du:dateUtc="2026-09-01T19:07:00Z">
        <w:r w:rsidR="00287CD1">
          <w:rPr>
            <w:rFonts w:ascii="Arial" w:eastAsia="Arial" w:hAnsi="Arial" w:cs="Arial"/>
          </w:rPr>
          <w:t xml:space="preserve"> </w:t>
        </w:r>
      </w:ins>
      <w:ins w:id="12" w:author="Charlie Whittaker" w:date="2026-09-01T15:09:00Z" w16du:dateUtc="2026-09-01T19:09:00Z">
        <w:r w:rsidR="00287CD1">
          <w:rPr>
            <w:rFonts w:ascii="Arial" w:eastAsia="Arial" w:hAnsi="Arial" w:cs="Arial"/>
          </w:rPr>
          <w:t>(</w:t>
        </w:r>
        <w:proofErr w:type="spellStart"/>
        <w:r w:rsidR="00287CD1">
          <w:rPr>
            <w:rFonts w:ascii="Arial" w:eastAsia="Arial" w:hAnsi="Arial" w:cs="Arial"/>
          </w:rPr>
          <w:t>KS_high</w:t>
        </w:r>
        <w:proofErr w:type="spellEnd"/>
        <w:r w:rsidR="00287CD1">
          <w:rPr>
            <w:rFonts w:ascii="Arial" w:eastAsia="Arial" w:hAnsi="Arial" w:cs="Arial"/>
          </w:rPr>
          <w:t xml:space="preserve">) </w:t>
        </w:r>
      </w:ins>
      <w:ins w:id="13" w:author="Charlie Whittaker" w:date="2026-09-01T15:07:00Z" w16du:dateUtc="2026-09-01T19:07:00Z">
        <w:r w:rsidR="00287CD1">
          <w:rPr>
            <w:rFonts w:ascii="Arial" w:eastAsia="Arial" w:hAnsi="Arial" w:cs="Arial"/>
          </w:rPr>
          <w:t>b</w:t>
        </w:r>
      </w:ins>
      <w:ins w:id="14" w:author="Charlie Whittaker" w:date="2026-09-01T15:09:00Z" w16du:dateUtc="2026-09-01T19:09:00Z">
        <w:r w:rsidR="00287CD1">
          <w:rPr>
            <w:rFonts w:ascii="Arial" w:eastAsia="Arial" w:hAnsi="Arial" w:cs="Arial"/>
          </w:rPr>
          <w:t>y</w:t>
        </w:r>
      </w:ins>
      <w:ins w:id="15" w:author="Charlie Whittaker" w:date="2026-09-01T15:07:00Z" w16du:dateUtc="2026-09-01T19:07:00Z">
        <w:r w:rsidR="00287CD1">
          <w:rPr>
            <w:rFonts w:ascii="Arial" w:eastAsia="Arial" w:hAnsi="Arial" w:cs="Arial"/>
          </w:rPr>
          <w:t xml:space="preserve"> grouping </w:t>
        </w:r>
      </w:ins>
      <w:ins w:id="16" w:author="Charlie Whittaker" w:date="2026-09-01T15:08:00Z" w16du:dateUtc="2026-09-01T19:08:00Z">
        <w:r w:rsidR="00287CD1">
          <w:rPr>
            <w:rFonts w:ascii="Arial" w:eastAsia="Arial" w:hAnsi="Arial" w:cs="Arial"/>
          </w:rPr>
          <w:t>the samples</w:t>
        </w:r>
      </w:ins>
      <w:ins w:id="17" w:author="Charlie Whittaker" w:date="2026-09-01T15:09:00Z" w16du:dateUtc="2026-09-01T19:09:00Z">
        <w:r w:rsidR="00287CD1">
          <w:rPr>
            <w:rFonts w:ascii="Arial" w:eastAsia="Arial" w:hAnsi="Arial" w:cs="Arial"/>
          </w:rPr>
          <w:t xml:space="preserve"> into</w:t>
        </w:r>
      </w:ins>
      <w:ins w:id="18" w:author="Charlie Whittaker" w:date="2026-09-01T15:08:00Z" w16du:dateUtc="2026-09-01T19:08:00Z">
        <w:r w:rsidR="00287CD1">
          <w:rPr>
            <w:rFonts w:ascii="Arial" w:eastAsia="Arial" w:hAnsi="Arial" w:cs="Arial"/>
          </w:rPr>
          <w:t xml:space="preserve"> </w:t>
        </w:r>
      </w:ins>
      <w:del w:id="19" w:author="Charlie Whittaker" w:date="2026-09-01T15:07:00Z" w16du:dateUtc="2026-09-01T19:07:00Z">
        <w:r w:rsidDel="00287CD1">
          <w:rPr>
            <w:rFonts w:ascii="Arial" w:eastAsia="Arial" w:hAnsi="Arial" w:cs="Arial"/>
          </w:rPr>
          <w:delText xml:space="preserve"> according to </w:delText>
        </w:r>
      </w:del>
      <w:r>
        <w:rPr>
          <w:rFonts w:ascii="Arial" w:eastAsia="Arial" w:hAnsi="Arial" w:cs="Arial"/>
        </w:rPr>
        <w:t>KS</w:t>
      </w:r>
      <w:ins w:id="20" w:author="Charlie Whittaker" w:date="2026-09-01T15:07:00Z" w16du:dateUtc="2026-09-01T19:07:00Z">
        <w:r w:rsidR="00287CD1">
          <w:rPr>
            <w:rFonts w:ascii="Arial" w:eastAsia="Arial" w:hAnsi="Arial" w:cs="Arial"/>
          </w:rPr>
          <w:t xml:space="preserve"> Score</w:t>
        </w:r>
      </w:ins>
      <w:ins w:id="21" w:author="Charlie Whittaker" w:date="2026-09-01T15:08:00Z" w16du:dateUtc="2026-09-01T19:08:00Z">
        <w:r w:rsidR="00287CD1">
          <w:rPr>
            <w:rFonts w:ascii="Arial" w:eastAsia="Arial" w:hAnsi="Arial" w:cs="Arial"/>
          </w:rPr>
          <w:t xml:space="preserve"> ter</w:t>
        </w:r>
      </w:ins>
      <w:ins w:id="22" w:author="Charlie Whittaker" w:date="2026-09-01T15:09:00Z" w16du:dateUtc="2026-09-01T19:09:00Z">
        <w:r w:rsidR="00287CD1">
          <w:rPr>
            <w:rFonts w:ascii="Arial" w:eastAsia="Arial" w:hAnsi="Arial" w:cs="Arial"/>
          </w:rPr>
          <w:t>tiles.</w:t>
        </w:r>
      </w:ins>
      <w:ins w:id="23" w:author="Charlie Whittaker" w:date="2026-09-01T15:21:00Z" w16du:dateUtc="2026-09-01T19:21:00Z">
        <w:r w:rsidR="00A86FE2">
          <w:rPr>
            <w:rFonts w:ascii="Arial" w:eastAsia="Arial" w:hAnsi="Arial" w:cs="Arial"/>
          </w:rPr>
          <w:t xml:space="preserve"> The number</w:t>
        </w:r>
      </w:ins>
      <w:ins w:id="24" w:author="Charlie Whittaker" w:date="2026-09-01T15:22:00Z" w16du:dateUtc="2026-09-01T19:22:00Z">
        <w:r w:rsidR="00A86FE2">
          <w:rPr>
            <w:rFonts w:ascii="Arial" w:eastAsia="Arial" w:hAnsi="Arial" w:cs="Arial"/>
          </w:rPr>
          <w:t>s</w:t>
        </w:r>
      </w:ins>
      <w:ins w:id="25" w:author="Charlie Whittaker" w:date="2026-09-01T15:21:00Z" w16du:dateUtc="2026-09-01T19:21:00Z">
        <w:r w:rsidR="00A86FE2">
          <w:rPr>
            <w:rFonts w:ascii="Arial" w:eastAsia="Arial" w:hAnsi="Arial" w:cs="Arial"/>
          </w:rPr>
          <w:t xml:space="preserve"> </w:t>
        </w:r>
      </w:ins>
      <w:ins w:id="26" w:author="Charlie Whittaker" w:date="2026-09-01T15:22:00Z" w16du:dateUtc="2026-09-01T19:22:00Z">
        <w:r w:rsidR="00A86FE2">
          <w:rPr>
            <w:rFonts w:ascii="Arial" w:eastAsia="Arial" w:hAnsi="Arial" w:cs="Arial"/>
          </w:rPr>
          <w:t xml:space="preserve">of samples in each group are indicated and all pairwise comparisons were tested for a significant difference using </w:t>
        </w:r>
      </w:ins>
      <w:ins w:id="27" w:author="Charlie Whittaker" w:date="2026-09-01T16:42:00Z" w16du:dateUtc="2026-09-01T20:42:00Z">
        <w:r w:rsidR="005539AC">
          <w:rPr>
            <w:rFonts w:ascii="Arial" w:eastAsia="Arial" w:hAnsi="Arial" w:cs="Arial"/>
          </w:rPr>
          <w:t>pairwise Wilcoxon rank sum tests with p-values corrected for multiple hypotheses testing using</w:t>
        </w:r>
      </w:ins>
      <w:ins w:id="28" w:author="Charlie Whittaker" w:date="2026-09-01T16:43:00Z" w16du:dateUtc="2026-09-01T20:43:00Z">
        <w:r w:rsidR="005539AC">
          <w:rPr>
            <w:rFonts w:ascii="Arial" w:eastAsia="Arial" w:hAnsi="Arial" w:cs="Arial"/>
          </w:rPr>
          <w:t xml:space="preserve"> the BH method.</w:t>
        </w:r>
      </w:ins>
      <w:del w:id="29" w:author="Charlie Whittaker" w:date="2026-09-01T15:07:00Z" w16du:dateUtc="2026-09-01T19:07:00Z">
        <w:r w:rsidDel="00287CD1">
          <w:rPr>
            <w:rFonts w:ascii="Arial" w:eastAsia="Arial" w:hAnsi="Arial" w:cs="Arial"/>
          </w:rPr>
          <w:delText xml:space="preserve">-based </w:delText>
        </w:r>
      </w:del>
      <w:del w:id="30" w:author="Charlie Whittaker" w:date="2026-09-01T15:09:00Z" w16du:dateUtc="2026-09-01T19:09:00Z">
        <w:r w:rsidDel="00287CD1">
          <w:rPr>
            <w:rFonts w:ascii="Arial" w:eastAsia="Arial" w:hAnsi="Arial" w:cs="Arial"/>
          </w:rPr>
          <w:delText>EMT scores.</w:delText>
        </w:r>
      </w:del>
    </w:p>
    <w:p w14:paraId="00000007" w14:textId="77777777" w:rsidR="005841E6" w:rsidRDefault="005841E6">
      <w:pPr>
        <w:rPr>
          <w:rFonts w:ascii="Arial" w:eastAsia="Arial" w:hAnsi="Arial" w:cs="Arial"/>
        </w:rPr>
      </w:pPr>
    </w:p>
    <w:p w14:paraId="7968DD50" w14:textId="4D52EAE9" w:rsidR="00A704DE" w:rsidRPr="00A704DE" w:rsidRDefault="00154D72" w:rsidP="00A704DE">
      <w:pPr>
        <w:rPr>
          <w:ins w:id="31" w:author="Charlie Whittaker" w:date="2026-09-01T15:19:00Z" w16du:dateUtc="2026-09-01T19:19:00Z"/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e,</w:t>
      </w:r>
      <w:r>
        <w:rPr>
          <w:rFonts w:ascii="Arial" w:eastAsia="Arial" w:hAnsi="Arial" w:cs="Arial"/>
        </w:rPr>
        <w:t xml:space="preserve"> BH4-pathway transcriptional scores across functionally characterized epithelial, intermediate epithelial/mesenchymal (E/M) or mesenchymal SUM159PT breast cancer cell states, based on analysis of published transcriptomic data (PMID: 35921406). </w:t>
      </w:r>
      <w:ins w:id="32" w:author="Charlie Whittaker" w:date="2026-09-01T15:19:00Z" w16du:dateUtc="2026-09-01T19:19:00Z">
        <w:r w:rsidR="00A704DE">
          <w:rPr>
            <w:rFonts w:ascii="Arial" w:eastAsia="Arial" w:hAnsi="Arial" w:cs="Arial"/>
          </w:rPr>
          <w:t>P</w:t>
        </w:r>
        <w:r w:rsidR="00A704DE" w:rsidRPr="00A704DE">
          <w:rPr>
            <w:rFonts w:ascii="Arial" w:eastAsia="Arial" w:hAnsi="Arial" w:cs="Arial"/>
          </w:rPr>
          <w:t>airwise two-sample</w:t>
        </w:r>
        <w:r w:rsidR="00A704DE">
          <w:rPr>
            <w:rFonts w:ascii="Arial" w:eastAsia="Arial" w:hAnsi="Arial" w:cs="Arial"/>
          </w:rPr>
          <w:t xml:space="preserve"> </w:t>
        </w:r>
        <w:r w:rsidR="00A704DE" w:rsidRPr="00A704DE">
          <w:rPr>
            <w:rFonts w:ascii="Arial" w:eastAsia="Arial" w:hAnsi="Arial" w:cs="Arial"/>
          </w:rPr>
          <w:t>Welch's t-tests were used to compare `BH4_GSVA` scores between the baseline</w:t>
        </w:r>
        <w:r w:rsidR="00A704DE">
          <w:rPr>
            <w:rFonts w:ascii="Arial" w:eastAsia="Arial" w:hAnsi="Arial" w:cs="Arial"/>
          </w:rPr>
          <w:t xml:space="preserve"> </w:t>
        </w:r>
        <w:r w:rsidR="00A704DE" w:rsidRPr="00A704DE">
          <w:rPr>
            <w:rFonts w:ascii="Arial" w:eastAsia="Arial" w:hAnsi="Arial" w:cs="Arial"/>
          </w:rPr>
          <w:t>`E` state and each of the other 5 remaining `</w:t>
        </w:r>
        <w:proofErr w:type="spellStart"/>
        <w:r w:rsidR="00A704DE" w:rsidRPr="00A704DE">
          <w:rPr>
            <w:rFonts w:ascii="Arial" w:eastAsia="Arial" w:hAnsi="Arial" w:cs="Arial"/>
          </w:rPr>
          <w:t>EMT_State</w:t>
        </w:r>
        <w:proofErr w:type="spellEnd"/>
        <w:r w:rsidR="00A704DE" w:rsidRPr="00A704DE">
          <w:rPr>
            <w:rFonts w:ascii="Arial" w:eastAsia="Arial" w:hAnsi="Arial" w:cs="Arial"/>
          </w:rPr>
          <w:t>` levels (`EM1</w:t>
        </w:r>
        <w:proofErr w:type="gramStart"/>
        <w:r w:rsidR="00A704DE" w:rsidRPr="00A704DE">
          <w:rPr>
            <w:rFonts w:ascii="Arial" w:eastAsia="Arial" w:hAnsi="Arial" w:cs="Arial"/>
          </w:rPr>
          <w:t>`,`</w:t>
        </w:r>
        <w:proofErr w:type="gramEnd"/>
        <w:r w:rsidR="00A704DE" w:rsidRPr="00A704DE">
          <w:rPr>
            <w:rFonts w:ascii="Arial" w:eastAsia="Arial" w:hAnsi="Arial" w:cs="Arial"/>
          </w:rPr>
          <w:t>EM2`, `EM3`, `M1`, `M2`), with p-values adjusted for multiple comparisons</w:t>
        </w:r>
      </w:ins>
    </w:p>
    <w:p w14:paraId="00000008" w14:textId="46FF36C1" w:rsidR="005841E6" w:rsidRDefault="00A704DE" w:rsidP="00A704DE">
      <w:pPr>
        <w:rPr>
          <w:rFonts w:ascii="Arial" w:eastAsia="Arial" w:hAnsi="Arial" w:cs="Arial"/>
        </w:rPr>
      </w:pPr>
      <w:ins w:id="33" w:author="Charlie Whittaker" w:date="2026-09-01T15:19:00Z" w16du:dateUtc="2026-09-01T19:19:00Z">
        <w:r w:rsidRPr="00A704DE">
          <w:rPr>
            <w:rFonts w:ascii="Arial" w:eastAsia="Arial" w:hAnsi="Arial" w:cs="Arial"/>
          </w:rPr>
          <w:t>by the Benjamini-Hochberg (BH) procedure across those 5 tests.</w:t>
        </w:r>
      </w:ins>
    </w:p>
    <w:p w14:paraId="00000009" w14:textId="77777777" w:rsidR="005841E6" w:rsidRDefault="005841E6">
      <w:pPr>
        <w:rPr>
          <w:rFonts w:ascii="Arial" w:eastAsia="Arial" w:hAnsi="Arial" w:cs="Arial"/>
        </w:rPr>
      </w:pPr>
    </w:p>
    <w:p w14:paraId="0000000A" w14:textId="77777777" w:rsidR="005841E6" w:rsidRDefault="00154D7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f, Heatmap showing expression of the seven genes comprising the BH4-pathway transcriptional signature across epithelial, intermediate epithelial/mesenchymal (E/M) and mesenchymal SUM159PT breast cancer cell states (PMID: 35921406). </w:t>
      </w:r>
    </w:p>
    <w:p w14:paraId="0000000B" w14:textId="77777777" w:rsidR="005841E6" w:rsidRDefault="005841E6">
      <w:pPr>
        <w:rPr>
          <w:rFonts w:ascii="Arial" w:eastAsia="Arial" w:hAnsi="Arial" w:cs="Arial"/>
        </w:rPr>
      </w:pPr>
    </w:p>
    <w:p w14:paraId="0000000C" w14:textId="03AF6AB9" w:rsidR="005841E6" w:rsidRDefault="00154D7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</w:t>
      </w:r>
      <w:r>
        <w:rPr>
          <w:rFonts w:ascii="Arial" w:eastAsia="Arial" w:hAnsi="Arial" w:cs="Arial"/>
          <w:b/>
          <w:bCs/>
        </w:rPr>
        <w:t>a-d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hd w:val="clear" w:color="auto" w:fill="FFF2CC"/>
        </w:rPr>
        <w:t xml:space="preserve">(include info about sample size and statistical analysis). For </w:t>
      </w:r>
      <w:r>
        <w:rPr>
          <w:rFonts w:ascii="Arial" w:eastAsia="Arial" w:hAnsi="Arial" w:cs="Arial"/>
          <w:b/>
          <w:bCs/>
          <w:shd w:val="clear" w:color="auto" w:fill="FFF2CC"/>
        </w:rPr>
        <w:t xml:space="preserve">e, </w:t>
      </w:r>
      <w:r>
        <w:rPr>
          <w:rFonts w:ascii="Arial" w:eastAsia="Arial" w:hAnsi="Arial" w:cs="Arial"/>
          <w:shd w:val="clear" w:color="auto" w:fill="FFF2CC"/>
        </w:rPr>
        <w:t xml:space="preserve">(include info about sample size and statistical analysis). For </w:t>
      </w:r>
      <w:r>
        <w:rPr>
          <w:rFonts w:ascii="Arial" w:eastAsia="Arial" w:hAnsi="Arial" w:cs="Arial"/>
          <w:b/>
          <w:bCs/>
          <w:shd w:val="clear" w:color="auto" w:fill="FFF2CC"/>
        </w:rPr>
        <w:t>f</w:t>
      </w:r>
      <w:r>
        <w:rPr>
          <w:rFonts w:ascii="Arial" w:eastAsia="Arial" w:hAnsi="Arial" w:cs="Arial"/>
          <w:shd w:val="clear" w:color="auto" w:fill="FFF2CC"/>
        </w:rPr>
        <w:t>, (include info about sample size and statistical analysis)</w:t>
      </w:r>
      <w:r>
        <w:rPr>
          <w:rFonts w:ascii="Arial" w:eastAsia="Arial" w:hAnsi="Arial" w:cs="Arial"/>
        </w:rPr>
        <w:t xml:space="preserve">. </w:t>
      </w:r>
      <w:del w:id="34" w:author="Charlie Whittaker" w:date="2026-09-01T15:20:00Z" w16du:dateUtc="2026-09-01T19:20:00Z">
        <w:r w:rsidDel="00A704DE">
          <w:rPr>
            <w:rFonts w:ascii="Arial" w:eastAsia="Arial" w:hAnsi="Arial" w:cs="Arial"/>
          </w:rPr>
          <w:delText>ns, not significant. *P&lt;0.05, **P&lt;0.01, ***P&lt;0.001, ****P&lt;0.0001.</w:delText>
        </w:r>
      </w:del>
    </w:p>
    <w:p w14:paraId="0000000D" w14:textId="77777777" w:rsidR="005841E6" w:rsidRDefault="005841E6">
      <w:pPr>
        <w:rPr>
          <w:rFonts w:ascii="Arial" w:eastAsia="Arial" w:hAnsi="Arial" w:cs="Arial"/>
        </w:rPr>
      </w:pPr>
    </w:p>
    <w:p w14:paraId="0000000E" w14:textId="77777777" w:rsidR="005841E6" w:rsidRDefault="005841E6">
      <w:pPr>
        <w:rPr>
          <w:rFonts w:ascii="Arial" w:eastAsia="Arial" w:hAnsi="Arial" w:cs="Arial"/>
        </w:rPr>
      </w:pPr>
    </w:p>
    <w:p w14:paraId="0000000F" w14:textId="77777777" w:rsidR="005841E6" w:rsidRDefault="005841E6"/>
    <w:sectPr w:rsidR="005841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D38CDDA-F1CC-4E1D-8B3A-BC617ACFF738}"/>
    <w:embedBold r:id="rId2" w:fontKey="{CCF0D7EB-831B-478E-8AB9-F6303890861F}"/>
  </w:font>
  <w:font w:name="Play">
    <w:charset w:val="00"/>
    <w:family w:val="auto"/>
    <w:pitch w:val="default"/>
    <w:embedRegular r:id="rId3" w:fontKey="{BEBD7067-22C1-480F-92EF-946A5BB4AEB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787C8822-521C-4F16-BAE4-46CBA00D95B1}"/>
    <w:embedItalic r:id="rId5" w:fontKey="{388863D6-F7A2-4E64-8C72-BEC835BAF7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0686BD7-24FC-48CC-84D0-CDDCEE3D66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arlie Whittaker">
    <w15:presenceInfo w15:providerId="AD" w15:userId="S::charliew@mit.edu::13739e81-90eb-417c-b05a-2019c17d94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E6"/>
    <w:rsid w:val="00287CD1"/>
    <w:rsid w:val="005539AC"/>
    <w:rsid w:val="005841E6"/>
    <w:rsid w:val="00A704DE"/>
    <w:rsid w:val="00A86FE2"/>
    <w:rsid w:val="00B0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D7FB"/>
  <w15:docId w15:val="{21BF9513-A52C-4992-ADE8-290A3739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83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83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83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8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83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8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8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83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8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83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C8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83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03B8D"/>
  </w:style>
  <w:style w:type="character" w:styleId="CommentReference">
    <w:name w:val="annotation reference"/>
    <w:basedOn w:val="DefaultParagraphFont"/>
    <w:uiPriority w:val="99"/>
    <w:semiHidden/>
    <w:unhideWhenUsed/>
    <w:rsid w:val="00B03B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B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B8D"/>
    <w:rPr>
      <w:rFonts w:ascii="Calibri" w:eastAsia="Calibri" w:hAnsi="Calibri" w:cs="Calibr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B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B8D"/>
    <w:rPr>
      <w:rFonts w:ascii="Calibri" w:eastAsia="Calibri" w:hAnsi="Calibri" w:cs="Calibri"/>
      <w:b/>
      <w:bCs/>
      <w:ker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1P+St6tEVnAc0XXTkwHKXKCGw==">CgMxLjA4AHIhMWtUT3FabDdqd3MyWlpaMHFYZDloTVpST1NuY1k5Z2NF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Whitney Henry</dc:creator>
  <cp:lastModifiedBy>Charlie Whittaker</cp:lastModifiedBy>
  <cp:revision>3</cp:revision>
  <dcterms:created xsi:type="dcterms:W3CDTF">2026-09-01T19:21:00Z</dcterms:created>
  <dcterms:modified xsi:type="dcterms:W3CDTF">2026-09-01T20:43:00Z</dcterms:modified>
</cp:coreProperties>
</file>