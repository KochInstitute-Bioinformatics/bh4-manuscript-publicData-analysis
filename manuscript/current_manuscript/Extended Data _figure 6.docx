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6062C" w14:textId="77777777" w:rsidR="00C87833" w:rsidRDefault="00C87833" w:rsidP="00C87833">
      <w:pPr>
        <w:rPr>
          <w:rFonts w:ascii="Arial" w:hAnsi="Arial" w:cs="Arial"/>
        </w:rPr>
      </w:pPr>
    </w:p>
    <w:p w14:paraId="7618AFF9" w14:textId="77777777" w:rsidR="00C87833" w:rsidRPr="00B03B8D" w:rsidRDefault="00C87833" w:rsidP="00C87833">
      <w:pPr>
        <w:pStyle w:val="Heading3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B03B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FIGURE TITLES AND LEGENDS</w:t>
      </w:r>
    </w:p>
    <w:p w14:paraId="059A7163" w14:textId="77777777" w:rsidR="00C87833" w:rsidRDefault="00C87833" w:rsidP="00C87833">
      <w:pPr>
        <w:rPr>
          <w:rFonts w:ascii="Arial" w:eastAsia="Arial" w:hAnsi="Arial" w:cs="Arial"/>
          <w:b/>
        </w:rPr>
      </w:pPr>
    </w:p>
    <w:p w14:paraId="47746415" w14:textId="7AE4DE09" w:rsidR="00C87833" w:rsidRDefault="00C87833" w:rsidP="00C87833">
      <w:pPr>
        <w:rPr>
          <w:rFonts w:ascii="Arial" w:eastAsia="Arial" w:hAnsi="Arial" w:cs="Arial"/>
          <w:b/>
          <w:bCs/>
          <w:u w:val="single"/>
        </w:rPr>
      </w:pPr>
      <w:r w:rsidRPr="0083182E">
        <w:rPr>
          <w:rFonts w:ascii="Arial" w:eastAsia="Arial" w:hAnsi="Arial" w:cs="Arial"/>
          <w:b/>
          <w:bCs/>
          <w:u w:val="single"/>
        </w:rPr>
        <w:t>Extended Data Fig</w:t>
      </w:r>
      <w:r w:rsidR="000E785D">
        <w:rPr>
          <w:rFonts w:ascii="Arial" w:eastAsia="Arial" w:hAnsi="Arial" w:cs="Arial"/>
          <w:b/>
          <w:bCs/>
          <w:u w:val="single"/>
        </w:rPr>
        <w:t xml:space="preserve">. </w:t>
      </w:r>
      <w:r w:rsidR="00B60733">
        <w:rPr>
          <w:rFonts w:ascii="Arial" w:eastAsia="Arial" w:hAnsi="Arial" w:cs="Arial"/>
          <w:b/>
          <w:bCs/>
          <w:u w:val="single"/>
        </w:rPr>
        <w:t>6</w:t>
      </w:r>
      <w:r w:rsidR="000E785D">
        <w:rPr>
          <w:rFonts w:ascii="Arial" w:eastAsia="Arial" w:hAnsi="Arial" w:cs="Arial"/>
          <w:b/>
          <w:bCs/>
          <w:u w:val="single"/>
        </w:rPr>
        <w:t xml:space="preserve"> |</w:t>
      </w:r>
      <w:r w:rsidRPr="0083182E">
        <w:rPr>
          <w:rFonts w:ascii="Arial" w:eastAsia="Arial" w:hAnsi="Arial" w:cs="Arial"/>
          <w:b/>
          <w:bCs/>
          <w:u w:val="single"/>
        </w:rPr>
        <w:t xml:space="preserve"> </w:t>
      </w:r>
      <w:r w:rsidR="00290959">
        <w:rPr>
          <w:rFonts w:ascii="Arial" w:eastAsia="Arial" w:hAnsi="Arial" w:cs="Arial"/>
          <w:b/>
          <w:bCs/>
          <w:u w:val="single"/>
        </w:rPr>
        <w:t>BH4</w:t>
      </w:r>
      <w:r w:rsidR="00B60733">
        <w:rPr>
          <w:rFonts w:ascii="Arial" w:eastAsia="Arial" w:hAnsi="Arial" w:cs="Arial"/>
          <w:b/>
          <w:bCs/>
          <w:u w:val="single"/>
        </w:rPr>
        <w:t>-</w:t>
      </w:r>
      <w:r w:rsidR="00290959">
        <w:rPr>
          <w:rFonts w:ascii="Arial" w:eastAsia="Arial" w:hAnsi="Arial" w:cs="Arial"/>
          <w:b/>
          <w:bCs/>
          <w:u w:val="single"/>
        </w:rPr>
        <w:t xml:space="preserve">pathway transcriptional features across </w:t>
      </w:r>
      <w:r w:rsidR="00B60733">
        <w:rPr>
          <w:rFonts w:ascii="Arial" w:eastAsia="Arial" w:hAnsi="Arial" w:cs="Arial"/>
          <w:b/>
          <w:bCs/>
          <w:u w:val="single"/>
        </w:rPr>
        <w:t>murine and human PDAC</w:t>
      </w:r>
      <w:r w:rsidR="00290959">
        <w:rPr>
          <w:rFonts w:ascii="Arial" w:eastAsia="Arial" w:hAnsi="Arial" w:cs="Arial"/>
          <w:b/>
          <w:bCs/>
          <w:u w:val="single"/>
        </w:rPr>
        <w:t xml:space="preserve"> cancer cell states</w:t>
      </w:r>
    </w:p>
    <w:p w14:paraId="6677E016" w14:textId="77777777" w:rsidR="005369B5" w:rsidRPr="0083182E" w:rsidRDefault="005369B5" w:rsidP="00C87833">
      <w:pPr>
        <w:rPr>
          <w:rFonts w:ascii="Arial" w:eastAsia="Arial" w:hAnsi="Arial" w:cs="Arial"/>
          <w:b/>
          <w:bCs/>
          <w:u w:val="single"/>
        </w:rPr>
      </w:pPr>
    </w:p>
    <w:p w14:paraId="57304E12" w14:textId="28E4CCAE" w:rsidR="00C87833" w:rsidRPr="00B60733" w:rsidRDefault="00B60733" w:rsidP="00C8783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a, </w:t>
      </w:r>
      <w:r>
        <w:rPr>
          <w:rFonts w:ascii="Arial" w:hAnsi="Arial" w:cs="Arial"/>
        </w:rPr>
        <w:t xml:space="preserve">UMAP of </w:t>
      </w:r>
      <w:ins w:id="0" w:author="Evelyn Tong" w:date="2026-08-31T11:29:00Z" w16du:dateUtc="2026-08-31T18:29:00Z">
        <w:r w:rsidR="00BB427E">
          <w:rPr>
            <w:rFonts w:ascii="Arial" w:hAnsi="Arial" w:cs="Arial"/>
          </w:rPr>
          <w:t xml:space="preserve">14392 </w:t>
        </w:r>
      </w:ins>
      <w:r>
        <w:rPr>
          <w:rFonts w:ascii="Arial" w:hAnsi="Arial" w:cs="Arial"/>
        </w:rPr>
        <w:t xml:space="preserve">cells from an autochthonous KPCT PDAC model </w:t>
      </w:r>
      <w:ins w:id="1" w:author="Evelyn Tong" w:date="2026-08-31T11:29:00Z" w16du:dateUtc="2026-08-31T18:29:00Z">
        <w:r w:rsidR="00BB427E">
          <w:rPr>
            <w:rFonts w:ascii="Arial" w:hAnsi="Arial" w:cs="Arial"/>
          </w:rPr>
          <w:t>(</w:t>
        </w:r>
      </w:ins>
      <w:ins w:id="2" w:author="Evelyn Tong" w:date="2026-08-31T11:29:00Z">
        <w:r w:rsidR="00BB427E" w:rsidRPr="00BB427E">
          <w:rPr>
            <w:rFonts w:ascii="Arial" w:hAnsi="Arial" w:cs="Arial"/>
          </w:rPr>
          <w:t>15 tumor-bearing mice</w:t>
        </w:r>
      </w:ins>
      <w:ins w:id="3" w:author="Evelyn Tong" w:date="2026-08-31T11:29:00Z" w16du:dateUtc="2026-08-31T18:29:00Z">
        <w:r w:rsidR="00BB427E">
          <w:rPr>
            <w:rFonts w:ascii="Arial" w:hAnsi="Arial" w:cs="Arial"/>
          </w:rPr>
          <w:t xml:space="preserve">) </w:t>
        </w:r>
      </w:ins>
      <w:r>
        <w:rPr>
          <w:rFonts w:ascii="Arial" w:hAnsi="Arial" w:cs="Arial"/>
        </w:rPr>
        <w:t xml:space="preserve">colored </w:t>
      </w:r>
      <w:ins w:id="4" w:author="Evelyn Tong" w:date="2026-08-31T11:21:00Z" w16du:dateUtc="2026-08-31T18:21:00Z">
        <w:r w:rsidR="00513571">
          <w:rPr>
            <w:rFonts w:ascii="Arial" w:hAnsi="Arial" w:cs="Arial"/>
          </w:rPr>
          <w:t xml:space="preserve">by </w:t>
        </w:r>
      </w:ins>
      <w:ins w:id="5" w:author="Evelyn Tong" w:date="2026-08-31T11:22:00Z" w16du:dateUtc="2026-08-31T18:22:00Z">
        <w:r w:rsidR="00513571">
          <w:rPr>
            <w:rFonts w:ascii="Arial" w:hAnsi="Arial" w:cs="Arial"/>
          </w:rPr>
          <w:t xml:space="preserve">originally reported </w:t>
        </w:r>
      </w:ins>
      <w:r>
        <w:rPr>
          <w:rFonts w:ascii="Arial" w:hAnsi="Arial" w:cs="Arial"/>
        </w:rPr>
        <w:t xml:space="preserve">cell state, with feature plots showing </w:t>
      </w:r>
      <w:r w:rsidRPr="00B60733">
        <w:rPr>
          <w:rFonts w:ascii="Arial" w:hAnsi="Arial" w:cs="Arial"/>
          <w:i/>
          <w:iCs/>
        </w:rPr>
        <w:t>Gch1</w:t>
      </w:r>
      <w:r>
        <w:rPr>
          <w:rFonts w:ascii="Arial" w:hAnsi="Arial" w:cs="Arial"/>
        </w:rPr>
        <w:t xml:space="preserve"> and </w:t>
      </w:r>
      <w:r w:rsidRPr="00B60733">
        <w:rPr>
          <w:rFonts w:ascii="Arial" w:hAnsi="Arial" w:cs="Arial"/>
          <w:i/>
          <w:iCs/>
        </w:rPr>
        <w:t>Pts</w:t>
      </w:r>
      <w:r>
        <w:rPr>
          <w:rFonts w:ascii="Arial" w:hAnsi="Arial" w:cs="Arial"/>
        </w:rPr>
        <w:t xml:space="preserve"> expression. Analysis was performed using published </w:t>
      </w:r>
      <w:proofErr w:type="spellStart"/>
      <w:r>
        <w:rPr>
          <w:rFonts w:ascii="Arial" w:hAnsi="Arial" w:cs="Arial"/>
        </w:rPr>
        <w:t>scRNA</w:t>
      </w:r>
      <w:proofErr w:type="spellEnd"/>
      <w:r>
        <w:rPr>
          <w:rFonts w:ascii="Arial" w:hAnsi="Arial" w:cs="Arial"/>
        </w:rPr>
        <w:t xml:space="preserve">-seq data (PMID: 35952360). </w:t>
      </w:r>
    </w:p>
    <w:p w14:paraId="732FFD93" w14:textId="77777777" w:rsidR="00C87833" w:rsidRPr="003C0CF9" w:rsidRDefault="00C87833" w:rsidP="00C87833">
      <w:pPr>
        <w:rPr>
          <w:rFonts w:ascii="Arial" w:hAnsi="Arial" w:cs="Arial"/>
        </w:rPr>
      </w:pPr>
    </w:p>
    <w:p w14:paraId="37B7C462" w14:textId="11626905" w:rsidR="005369B5" w:rsidRPr="00B60733" w:rsidRDefault="00B60733" w:rsidP="005369B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  <w:bCs/>
        </w:rPr>
        <w:t>b</w:t>
      </w:r>
      <w:r w:rsidR="008D411C">
        <w:rPr>
          <w:rFonts w:ascii="Arial" w:hAnsi="Arial" w:cs="Arial"/>
          <w:b/>
          <w:bCs/>
        </w:rPr>
        <w:t>,</w:t>
      </w:r>
      <w:r>
        <w:rPr>
          <w:rFonts w:ascii="Arial" w:hAnsi="Arial" w:cs="Arial"/>
          <w:b/>
          <w:bCs/>
        </w:rPr>
        <w:t>c</w:t>
      </w:r>
      <w:proofErr w:type="spellEnd"/>
      <w:proofErr w:type="gramEnd"/>
      <w:r>
        <w:rPr>
          <w:rFonts w:ascii="Arial" w:hAnsi="Arial" w:cs="Arial"/>
          <w:b/>
          <w:bCs/>
        </w:rPr>
        <w:t>,</w:t>
      </w:r>
      <w:r w:rsidR="005369B5">
        <w:rPr>
          <w:rFonts w:ascii="Arial" w:hAnsi="Arial" w:cs="Arial"/>
        </w:rPr>
        <w:t xml:space="preserve"> </w:t>
      </w:r>
      <w:r w:rsidRPr="00B60733">
        <w:rPr>
          <w:rFonts w:ascii="Arial" w:hAnsi="Arial" w:cs="Arial"/>
          <w:i/>
          <w:iCs/>
        </w:rPr>
        <w:t>Gch1</w:t>
      </w:r>
      <w:r w:rsidRPr="00B60733">
        <w:rPr>
          <w:rFonts w:ascii="Arial" w:hAnsi="Arial" w:cs="Arial"/>
        </w:rPr>
        <w:t xml:space="preserve"> (</w:t>
      </w:r>
      <w:r w:rsidRPr="00B60733">
        <w:rPr>
          <w:rFonts w:ascii="Arial" w:hAnsi="Arial" w:cs="Arial"/>
          <w:b/>
          <w:bCs/>
        </w:rPr>
        <w:t>b</w:t>
      </w:r>
      <w:r w:rsidRPr="00B60733">
        <w:rPr>
          <w:rFonts w:ascii="Arial" w:hAnsi="Arial" w:cs="Arial"/>
        </w:rPr>
        <w:t xml:space="preserve">) and </w:t>
      </w:r>
      <w:r w:rsidRPr="00B60733">
        <w:rPr>
          <w:rFonts w:ascii="Arial" w:hAnsi="Arial" w:cs="Arial"/>
          <w:i/>
          <w:iCs/>
        </w:rPr>
        <w:t>Pts</w:t>
      </w:r>
      <w:r w:rsidRPr="00B60733">
        <w:rPr>
          <w:rFonts w:ascii="Arial" w:hAnsi="Arial" w:cs="Arial"/>
        </w:rPr>
        <w:t xml:space="preserve"> (</w:t>
      </w:r>
      <w:r w:rsidRPr="00B60733">
        <w:rPr>
          <w:rFonts w:ascii="Arial" w:hAnsi="Arial" w:cs="Arial"/>
          <w:b/>
          <w:bCs/>
        </w:rPr>
        <w:t>c</w:t>
      </w:r>
      <w:r w:rsidRPr="00B60733">
        <w:rPr>
          <w:rFonts w:ascii="Arial" w:hAnsi="Arial" w:cs="Arial"/>
        </w:rPr>
        <w:t xml:space="preserve">) expression </w:t>
      </w:r>
      <w:r>
        <w:rPr>
          <w:rFonts w:ascii="Arial" w:hAnsi="Arial" w:cs="Arial"/>
        </w:rPr>
        <w:t>across</w:t>
      </w:r>
      <w:r w:rsidRPr="00B60733">
        <w:rPr>
          <w:rFonts w:ascii="Arial" w:hAnsi="Arial" w:cs="Arial"/>
        </w:rPr>
        <w:t xml:space="preserve"> </w:t>
      </w:r>
      <w:del w:id="6" w:author="Evelyn Tong" w:date="2026-08-31T11:26:00Z" w16du:dateUtc="2026-08-31T18:26:00Z">
        <w:r w:rsidRPr="00B60733" w:rsidDel="00BB427E">
          <w:rPr>
            <w:rFonts w:ascii="Arial" w:hAnsi="Arial" w:cs="Arial"/>
          </w:rPr>
          <w:delText>classical</w:delText>
        </w:r>
      </w:del>
      <w:ins w:id="7" w:author="Evelyn Tong" w:date="2026-08-31T11:26:00Z" w16du:dateUtc="2026-08-31T18:26:00Z">
        <w:r w:rsidR="00BB427E">
          <w:rPr>
            <w:rFonts w:ascii="Arial" w:hAnsi="Arial" w:cs="Arial"/>
          </w:rPr>
          <w:t>luminal (n = 3690 cells)</w:t>
        </w:r>
      </w:ins>
      <w:r w:rsidRPr="00B60733">
        <w:rPr>
          <w:rFonts w:ascii="Arial" w:hAnsi="Arial" w:cs="Arial"/>
        </w:rPr>
        <w:t xml:space="preserve">, basal </w:t>
      </w:r>
      <w:ins w:id="8" w:author="Evelyn Tong" w:date="2026-08-31T11:26:00Z" w16du:dateUtc="2026-08-31T18:26:00Z">
        <w:r w:rsidR="00BB427E">
          <w:rPr>
            <w:rFonts w:ascii="Arial" w:hAnsi="Arial" w:cs="Arial"/>
          </w:rPr>
          <w:t xml:space="preserve">(n = 4522 cells) </w:t>
        </w:r>
      </w:ins>
      <w:r w:rsidRPr="00B60733">
        <w:rPr>
          <w:rFonts w:ascii="Arial" w:hAnsi="Arial" w:cs="Arial"/>
        </w:rPr>
        <w:t xml:space="preserve">and mesenchymal </w:t>
      </w:r>
      <w:ins w:id="9" w:author="Evelyn Tong" w:date="2026-08-31T11:26:00Z" w16du:dateUtc="2026-08-31T18:26:00Z">
        <w:r w:rsidR="00BB427E">
          <w:rPr>
            <w:rFonts w:ascii="Arial" w:hAnsi="Arial" w:cs="Arial"/>
          </w:rPr>
          <w:t xml:space="preserve">(n = 5105 cells) </w:t>
        </w:r>
      </w:ins>
      <w:r w:rsidRPr="00B60733">
        <w:rPr>
          <w:rFonts w:ascii="Arial" w:hAnsi="Arial" w:cs="Arial"/>
        </w:rPr>
        <w:t>tumor</w:t>
      </w:r>
      <w:r w:rsidR="00AF19B5">
        <w:rPr>
          <w:rFonts w:ascii="Arial" w:hAnsi="Arial" w:cs="Arial"/>
        </w:rPr>
        <w:t xml:space="preserve"> </w:t>
      </w:r>
      <w:r w:rsidRPr="00B60733">
        <w:rPr>
          <w:rFonts w:ascii="Arial" w:hAnsi="Arial" w:cs="Arial"/>
        </w:rPr>
        <w:t xml:space="preserve">cell states </w:t>
      </w:r>
      <w:r>
        <w:rPr>
          <w:rFonts w:ascii="Arial" w:hAnsi="Arial" w:cs="Arial"/>
        </w:rPr>
        <w:t>in</w:t>
      </w:r>
      <w:r w:rsidRPr="00B60733">
        <w:rPr>
          <w:rFonts w:ascii="Arial" w:hAnsi="Arial" w:cs="Arial"/>
        </w:rPr>
        <w:t xml:space="preserve"> the autocht</w:t>
      </w:r>
      <w:r>
        <w:rPr>
          <w:rFonts w:ascii="Arial" w:hAnsi="Arial" w:cs="Arial"/>
        </w:rPr>
        <w:t>h</w:t>
      </w:r>
      <w:r w:rsidRPr="00B60733">
        <w:rPr>
          <w:rFonts w:ascii="Arial" w:hAnsi="Arial" w:cs="Arial"/>
        </w:rPr>
        <w:t xml:space="preserve">onous KPCT PDAC model. </w:t>
      </w:r>
    </w:p>
    <w:p w14:paraId="5778F3B9" w14:textId="77777777" w:rsidR="00C87833" w:rsidRDefault="00C87833" w:rsidP="00C87833">
      <w:pPr>
        <w:rPr>
          <w:rFonts w:ascii="Arial" w:hAnsi="Arial" w:cs="Arial"/>
        </w:rPr>
      </w:pPr>
    </w:p>
    <w:p w14:paraId="2836BC6C" w14:textId="58105CE9" w:rsidR="00DB6ACF" w:rsidRDefault="00B60733" w:rsidP="00C87833">
      <w:pPr>
        <w:rPr>
          <w:ins w:id="10" w:author="Evelyn Tong" w:date="2026-08-31T11:30:00Z" w16du:dateUtc="2026-08-31T18:30:00Z"/>
          <w:rFonts w:ascii="Arial" w:hAnsi="Arial" w:cs="Arial"/>
        </w:rPr>
      </w:pPr>
      <w:r w:rsidRPr="00B60733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>,</w:t>
      </w:r>
      <w:r w:rsidR="00DB6A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BH-pathway transcriptional scores in classical</w:t>
      </w:r>
      <w:ins w:id="11" w:author="Evelyn Tong" w:date="2026-09-02T08:55:00Z" w16du:dateUtc="2026-09-02T15:55:00Z">
        <w:r w:rsidR="00D86CA7">
          <w:rPr>
            <w:rFonts w:ascii="Arial" w:hAnsi="Arial" w:cs="Arial"/>
          </w:rPr>
          <w:t xml:space="preserve"> (</w:t>
        </w:r>
        <w:r w:rsidR="00D86CA7" w:rsidRPr="004A0137">
          <w:rPr>
            <w:rFonts w:ascii="Arial" w:hAnsi="Arial" w:cs="Arial"/>
          </w:rPr>
          <w:t>n=2,972</w:t>
        </w:r>
        <w:r w:rsidR="00D86CA7">
          <w:rPr>
            <w:rFonts w:ascii="Arial" w:hAnsi="Arial" w:cs="Arial"/>
          </w:rPr>
          <w:t xml:space="preserve"> cells</w:t>
        </w:r>
        <w:r w:rsidR="00D86CA7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>, intermediate co-expressor (IC</w:t>
      </w:r>
      <w:ins w:id="12" w:author="Evelyn Tong" w:date="2026-09-02T08:55:00Z" w16du:dateUtc="2026-09-02T15:55:00Z">
        <w:r w:rsidR="00D86CA7" w:rsidRPr="004A0137">
          <w:rPr>
            <w:rFonts w:ascii="Arial" w:hAnsi="Arial" w:cs="Arial"/>
          </w:rPr>
          <w:t>;</w:t>
        </w:r>
        <w:r w:rsidR="00D86CA7" w:rsidRPr="004A0137">
          <w:t xml:space="preserve"> </w:t>
        </w:r>
        <w:r w:rsidR="00D86CA7" w:rsidRPr="004A0137">
          <w:rPr>
            <w:rFonts w:ascii="Arial" w:hAnsi="Arial" w:cs="Arial"/>
          </w:rPr>
          <w:t>n=84</w:t>
        </w:r>
      </w:ins>
      <w:r>
        <w:rPr>
          <w:rFonts w:ascii="Arial" w:hAnsi="Arial" w:cs="Arial"/>
        </w:rPr>
        <w:t xml:space="preserve">) and basal </w:t>
      </w:r>
      <w:ins w:id="13" w:author="Evelyn Tong" w:date="2026-09-02T08:56:00Z" w16du:dateUtc="2026-09-02T15:56:00Z">
        <w:r w:rsidR="00D86CA7">
          <w:rPr>
            <w:rFonts w:ascii="Arial" w:hAnsi="Arial" w:cs="Arial"/>
          </w:rPr>
          <w:t>(</w:t>
        </w:r>
        <w:r w:rsidR="00D86CA7" w:rsidRPr="004A0137">
          <w:rPr>
            <w:rFonts w:ascii="Arial" w:hAnsi="Arial" w:cs="Arial"/>
          </w:rPr>
          <w:t>n=1,557</w:t>
        </w:r>
        <w:r w:rsidR="00D86CA7">
          <w:rPr>
            <w:rFonts w:ascii="Arial" w:hAnsi="Arial" w:cs="Arial"/>
          </w:rPr>
          <w:t xml:space="preserve">) </w:t>
        </w:r>
      </w:ins>
      <w:r>
        <w:rPr>
          <w:rFonts w:ascii="Arial" w:hAnsi="Arial" w:cs="Arial"/>
        </w:rPr>
        <w:t xml:space="preserve">malignant cell populations from an independent human PDAC </w:t>
      </w:r>
      <w:proofErr w:type="spellStart"/>
      <w:r>
        <w:rPr>
          <w:rFonts w:ascii="Arial" w:hAnsi="Arial" w:cs="Arial"/>
        </w:rPr>
        <w:t>scRNA</w:t>
      </w:r>
      <w:proofErr w:type="spellEnd"/>
      <w:r>
        <w:rPr>
          <w:rFonts w:ascii="Arial" w:hAnsi="Arial" w:cs="Arial"/>
        </w:rPr>
        <w:t xml:space="preserve">-seq cohort (PMID: </w:t>
      </w:r>
      <w:ins w:id="14" w:author="Evelyn Tong" w:date="2026-09-02T08:54:00Z" w16du:dateUtc="2026-09-02T15:54:00Z">
        <w:r w:rsidR="00D86CA7" w:rsidRPr="00F34AB5">
          <w:rPr>
            <w:rFonts w:ascii="Arial" w:hAnsi="Arial" w:cs="Arial"/>
          </w:rPr>
          <w:t>32988401</w:t>
        </w:r>
      </w:ins>
      <w:ins w:id="15" w:author="Evelyn Tong" w:date="2026-09-02T08:56:00Z" w16du:dateUtc="2026-09-02T15:56:00Z">
        <w:r w:rsidR="00D86CA7">
          <w:rPr>
            <w:rFonts w:ascii="Arial" w:hAnsi="Arial" w:cs="Arial"/>
          </w:rPr>
          <w:t xml:space="preserve">; </w:t>
        </w:r>
        <w:r w:rsidR="00D86CA7">
          <w:rPr>
            <w:rFonts w:ascii="Arial" w:hAnsi="Arial" w:cs="Arial"/>
          </w:rPr>
          <w:t>10 primary tumors</w:t>
        </w:r>
      </w:ins>
      <w:del w:id="16" w:author="Evelyn Tong" w:date="2026-08-31T11:25:00Z" w16du:dateUtc="2026-08-31T18:25:00Z">
        <w:r w:rsidDel="00BB427E">
          <w:rPr>
            <w:rFonts w:ascii="Arial" w:hAnsi="Arial" w:cs="Arial"/>
          </w:rPr>
          <w:delText>X</w:delText>
        </w:r>
      </w:del>
      <w:r>
        <w:rPr>
          <w:rFonts w:ascii="Arial" w:hAnsi="Arial" w:cs="Arial"/>
        </w:rPr>
        <w:t xml:space="preserve">). Cell states were defined using the </w:t>
      </w:r>
      <w:proofErr w:type="spellStart"/>
      <w:r>
        <w:rPr>
          <w:rFonts w:ascii="Arial" w:hAnsi="Arial" w:cs="Arial"/>
        </w:rPr>
        <w:t>scClassical</w:t>
      </w:r>
      <w:proofErr w:type="spellEnd"/>
      <w:r>
        <w:rPr>
          <w:rFonts w:ascii="Arial" w:hAnsi="Arial" w:cs="Arial"/>
        </w:rPr>
        <w:t>, IC</w:t>
      </w:r>
      <w:r w:rsidR="00AF19B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scBasal</w:t>
      </w:r>
      <w:proofErr w:type="spellEnd"/>
      <w:r>
        <w:rPr>
          <w:rFonts w:ascii="Arial" w:hAnsi="Arial" w:cs="Arial"/>
        </w:rPr>
        <w:t xml:space="preserve"> transcriptional programs described by Raghavan and colleagues (PMID:34890551).</w:t>
      </w:r>
    </w:p>
    <w:p w14:paraId="77CB3BFC" w14:textId="77777777" w:rsidR="00BB427E" w:rsidRDefault="00BB427E" w:rsidP="00C87833">
      <w:pPr>
        <w:rPr>
          <w:ins w:id="17" w:author="Evelyn Tong" w:date="2026-08-31T11:30:00Z" w16du:dateUtc="2026-08-31T18:30:00Z"/>
          <w:rFonts w:ascii="Arial" w:hAnsi="Arial" w:cs="Arial"/>
        </w:rPr>
      </w:pPr>
    </w:p>
    <w:p w14:paraId="227C0F35" w14:textId="3F779F2A" w:rsidR="00BB427E" w:rsidRPr="003C0CF9" w:rsidRDefault="00BB427E" w:rsidP="00C87833">
      <w:pPr>
        <w:rPr>
          <w:rFonts w:ascii="Arial" w:hAnsi="Arial" w:cs="Arial"/>
        </w:rPr>
      </w:pPr>
      <w:ins w:id="18" w:author="Evelyn Tong" w:date="2026-08-31T11:30:00Z">
        <w:r w:rsidRPr="00BB427E">
          <w:rPr>
            <w:rFonts w:ascii="Arial" w:hAnsi="Arial" w:cs="Arial"/>
            <w:b/>
            <w:bCs/>
          </w:rPr>
          <w:t>Statistical Analysis:</w:t>
        </w:r>
        <w:r w:rsidRPr="00BB427E">
          <w:rPr>
            <w:rFonts w:ascii="Arial" w:hAnsi="Arial" w:cs="Arial"/>
          </w:rPr>
          <w:t xml:space="preserve"> For all boxplots (</w:t>
        </w:r>
      </w:ins>
      <w:ins w:id="19" w:author="Evelyn Tong" w:date="2026-08-31T11:30:00Z" w16du:dateUtc="2026-08-31T18:30:00Z">
        <w:r>
          <w:rPr>
            <w:rFonts w:ascii="Arial" w:hAnsi="Arial" w:cs="Arial"/>
            <w:b/>
            <w:bCs/>
          </w:rPr>
          <w:t>b-d</w:t>
        </w:r>
      </w:ins>
      <w:ins w:id="20" w:author="Evelyn Tong" w:date="2026-08-31T11:30:00Z">
        <w:r w:rsidRPr="00BB427E">
          <w:rPr>
            <w:rFonts w:ascii="Arial" w:hAnsi="Arial" w:cs="Arial"/>
          </w:rPr>
          <w:t xml:space="preserve">), statistical significance was determined using pairwise Wilcoxon rank-sum tests, with </w:t>
        </w:r>
        <w:r w:rsidRPr="00BB427E">
          <w:rPr>
            <w:rFonts w:ascii="Arial" w:hAnsi="Arial" w:cs="Arial"/>
            <w:i/>
            <w:iCs/>
          </w:rPr>
          <w:t>p</w:t>
        </w:r>
        <w:r w:rsidRPr="00BB427E">
          <w:rPr>
            <w:rFonts w:ascii="Arial" w:hAnsi="Arial" w:cs="Arial"/>
          </w:rPr>
          <w:t>-values corrected for multiple hypothesis testing using the Benjamini-Hochberg (BH) method.</w:t>
        </w:r>
      </w:ins>
    </w:p>
    <w:p w14:paraId="3FB19432" w14:textId="1B26B21A" w:rsidR="00C87833" w:rsidRDefault="00C87833" w:rsidP="00C87833">
      <w:pPr>
        <w:rPr>
          <w:rFonts w:ascii="Arial" w:hAnsi="Arial" w:cs="Arial"/>
        </w:rPr>
      </w:pPr>
    </w:p>
    <w:p w14:paraId="1304062E" w14:textId="12589F56" w:rsidR="00BF46EE" w:rsidRPr="00D3264A" w:rsidRDefault="00DB6ACF" w:rsidP="00BF46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proofErr w:type="spellStart"/>
      <w:proofErr w:type="gramStart"/>
      <w:r w:rsidR="00B60733">
        <w:rPr>
          <w:rFonts w:ascii="Arial" w:hAnsi="Arial" w:cs="Arial"/>
          <w:b/>
          <w:bCs/>
        </w:rPr>
        <w:t>b,c</w:t>
      </w:r>
      <w:proofErr w:type="spellEnd"/>
      <w:proofErr w:type="gramEnd"/>
      <w:r>
        <w:rPr>
          <w:rFonts w:ascii="Arial" w:hAnsi="Arial" w:cs="Arial"/>
        </w:rPr>
        <w:t xml:space="preserve">, </w:t>
      </w:r>
      <w:r w:rsidRPr="00DB6ACF">
        <w:rPr>
          <w:rFonts w:ascii="Arial" w:hAnsi="Arial" w:cs="Arial"/>
          <w:highlight w:val="lightGray"/>
        </w:rPr>
        <w:t xml:space="preserve">(include info about sample size and statistical analysis). </w:t>
      </w:r>
      <w:proofErr w:type="spellStart"/>
      <w:r w:rsidRPr="00DB6ACF">
        <w:rPr>
          <w:rFonts w:ascii="Arial" w:hAnsi="Arial" w:cs="Arial"/>
          <w:highlight w:val="lightGray"/>
        </w:rPr>
        <w:t xml:space="preserve">For </w:t>
      </w:r>
      <w:r w:rsidR="00B60733">
        <w:rPr>
          <w:rFonts w:ascii="Arial" w:hAnsi="Arial" w:cs="Arial"/>
          <w:b/>
          <w:bCs/>
          <w:highlight w:val="lightGray"/>
        </w:rPr>
        <w:t>d</w:t>
      </w:r>
      <w:proofErr w:type="spellEnd"/>
      <w:r w:rsidRPr="00DB6ACF">
        <w:rPr>
          <w:rFonts w:ascii="Arial" w:hAnsi="Arial" w:cs="Arial"/>
          <w:b/>
          <w:bCs/>
          <w:highlight w:val="lightGray"/>
        </w:rPr>
        <w:t xml:space="preserve">, </w:t>
      </w:r>
      <w:r w:rsidRPr="00DB6ACF">
        <w:rPr>
          <w:rFonts w:ascii="Arial" w:hAnsi="Arial" w:cs="Arial"/>
          <w:highlight w:val="lightGray"/>
        </w:rPr>
        <w:t xml:space="preserve">(include info about sample size and statistical analysis). For </w:t>
      </w:r>
      <w:r w:rsidRPr="00DB6ACF">
        <w:rPr>
          <w:rFonts w:ascii="Arial" w:hAnsi="Arial" w:cs="Arial"/>
          <w:b/>
          <w:bCs/>
          <w:highlight w:val="lightGray"/>
        </w:rPr>
        <w:t>f</w:t>
      </w:r>
      <w:r w:rsidRPr="00DB6ACF">
        <w:rPr>
          <w:rFonts w:ascii="Arial" w:hAnsi="Arial" w:cs="Arial"/>
          <w:highlight w:val="lightGray"/>
        </w:rPr>
        <w:t>, (include info about sample size and statistical analysis)</w:t>
      </w:r>
      <w:r>
        <w:rPr>
          <w:rFonts w:ascii="Arial" w:hAnsi="Arial" w:cs="Arial"/>
        </w:rPr>
        <w:t>.</w:t>
      </w:r>
      <w:r w:rsidR="00BF46EE" w:rsidRPr="003D0D37">
        <w:rPr>
          <w:rFonts w:ascii="Arial" w:eastAsia="Arial" w:hAnsi="Arial" w:cs="Arial"/>
        </w:rPr>
        <w:t xml:space="preserve"> ns, not significant. *P&lt;0.05, **P&lt;0.01, ***P&lt;0.001, ****P&lt;0.0001.</w:t>
      </w:r>
    </w:p>
    <w:p w14:paraId="6576E06E" w14:textId="77777777" w:rsidR="00C87833" w:rsidRPr="003D0D37" w:rsidRDefault="00C87833" w:rsidP="00C87833">
      <w:pPr>
        <w:rPr>
          <w:rFonts w:ascii="Arial" w:eastAsia="Arial" w:hAnsi="Arial" w:cs="Arial"/>
        </w:rPr>
      </w:pPr>
    </w:p>
    <w:p w14:paraId="3697BC1F" w14:textId="77777777" w:rsidR="00C87833" w:rsidRDefault="00C87833" w:rsidP="00C87833">
      <w:pPr>
        <w:rPr>
          <w:rFonts w:ascii="Arial" w:hAnsi="Arial" w:cs="Arial"/>
        </w:rPr>
      </w:pPr>
    </w:p>
    <w:p w14:paraId="0A9A20E3" w14:textId="77777777" w:rsidR="00C45C46" w:rsidRDefault="00C45C46"/>
    <w:sectPr w:rsidR="00C4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velyn Tong">
    <w15:presenceInfo w15:providerId="None" w15:userId="Evelyn Tong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33"/>
    <w:rsid w:val="00011AF4"/>
    <w:rsid w:val="0001469D"/>
    <w:rsid w:val="00016C83"/>
    <w:rsid w:val="000333AD"/>
    <w:rsid w:val="00034B9B"/>
    <w:rsid w:val="00036E4A"/>
    <w:rsid w:val="000439B4"/>
    <w:rsid w:val="0005437E"/>
    <w:rsid w:val="000545CF"/>
    <w:rsid w:val="00057090"/>
    <w:rsid w:val="000613A2"/>
    <w:rsid w:val="000676DB"/>
    <w:rsid w:val="00092888"/>
    <w:rsid w:val="000A42B8"/>
    <w:rsid w:val="000A5AEF"/>
    <w:rsid w:val="000A67FE"/>
    <w:rsid w:val="000B207B"/>
    <w:rsid w:val="000B29CA"/>
    <w:rsid w:val="000B37D1"/>
    <w:rsid w:val="000C118A"/>
    <w:rsid w:val="000D098C"/>
    <w:rsid w:val="000E370B"/>
    <w:rsid w:val="000E785D"/>
    <w:rsid w:val="000F61E4"/>
    <w:rsid w:val="00100CE4"/>
    <w:rsid w:val="00104FCB"/>
    <w:rsid w:val="0011545F"/>
    <w:rsid w:val="00117125"/>
    <w:rsid w:val="00122DE0"/>
    <w:rsid w:val="001246CA"/>
    <w:rsid w:val="00124B0B"/>
    <w:rsid w:val="00127F34"/>
    <w:rsid w:val="00135C08"/>
    <w:rsid w:val="00145506"/>
    <w:rsid w:val="00146C6B"/>
    <w:rsid w:val="001511AE"/>
    <w:rsid w:val="00151D2E"/>
    <w:rsid w:val="0015263B"/>
    <w:rsid w:val="00156B81"/>
    <w:rsid w:val="001663FB"/>
    <w:rsid w:val="00174CCA"/>
    <w:rsid w:val="00177B5D"/>
    <w:rsid w:val="00192B37"/>
    <w:rsid w:val="001A6899"/>
    <w:rsid w:val="001B086A"/>
    <w:rsid w:val="001B203F"/>
    <w:rsid w:val="001B2E27"/>
    <w:rsid w:val="001B3949"/>
    <w:rsid w:val="001B4134"/>
    <w:rsid w:val="001C618D"/>
    <w:rsid w:val="001C65DB"/>
    <w:rsid w:val="001C664C"/>
    <w:rsid w:val="001D1F45"/>
    <w:rsid w:val="001D3B56"/>
    <w:rsid w:val="001E5C0D"/>
    <w:rsid w:val="001E73EB"/>
    <w:rsid w:val="001F0400"/>
    <w:rsid w:val="001F1004"/>
    <w:rsid w:val="001F5A27"/>
    <w:rsid w:val="00202F61"/>
    <w:rsid w:val="00206EB9"/>
    <w:rsid w:val="0021080D"/>
    <w:rsid w:val="002130ED"/>
    <w:rsid w:val="00215A7E"/>
    <w:rsid w:val="002256CA"/>
    <w:rsid w:val="00227707"/>
    <w:rsid w:val="00227791"/>
    <w:rsid w:val="0024608C"/>
    <w:rsid w:val="00250E36"/>
    <w:rsid w:val="0026220F"/>
    <w:rsid w:val="00264BE9"/>
    <w:rsid w:val="00273498"/>
    <w:rsid w:val="00290959"/>
    <w:rsid w:val="00292B47"/>
    <w:rsid w:val="00296BB4"/>
    <w:rsid w:val="002B172C"/>
    <w:rsid w:val="002B7B9D"/>
    <w:rsid w:val="002C2090"/>
    <w:rsid w:val="002C5347"/>
    <w:rsid w:val="002C7ACE"/>
    <w:rsid w:val="002D589C"/>
    <w:rsid w:val="002D74B1"/>
    <w:rsid w:val="002E664B"/>
    <w:rsid w:val="002F37EA"/>
    <w:rsid w:val="003202C5"/>
    <w:rsid w:val="003224F2"/>
    <w:rsid w:val="00325B78"/>
    <w:rsid w:val="0032709C"/>
    <w:rsid w:val="00331244"/>
    <w:rsid w:val="003377F9"/>
    <w:rsid w:val="00342D78"/>
    <w:rsid w:val="0034567A"/>
    <w:rsid w:val="0035017D"/>
    <w:rsid w:val="00350C5E"/>
    <w:rsid w:val="003536A9"/>
    <w:rsid w:val="003549FA"/>
    <w:rsid w:val="00357616"/>
    <w:rsid w:val="00363C8F"/>
    <w:rsid w:val="003643B6"/>
    <w:rsid w:val="00371C6D"/>
    <w:rsid w:val="003761AE"/>
    <w:rsid w:val="003802AF"/>
    <w:rsid w:val="003803EC"/>
    <w:rsid w:val="003837D4"/>
    <w:rsid w:val="00383CB1"/>
    <w:rsid w:val="00384DCD"/>
    <w:rsid w:val="00395F50"/>
    <w:rsid w:val="003A1145"/>
    <w:rsid w:val="003A784C"/>
    <w:rsid w:val="003B291C"/>
    <w:rsid w:val="003B49AC"/>
    <w:rsid w:val="003C772F"/>
    <w:rsid w:val="003D0D52"/>
    <w:rsid w:val="003D2D6F"/>
    <w:rsid w:val="003E0DBD"/>
    <w:rsid w:val="003E2C38"/>
    <w:rsid w:val="003E624C"/>
    <w:rsid w:val="003E6CC4"/>
    <w:rsid w:val="003F0BF2"/>
    <w:rsid w:val="004001A0"/>
    <w:rsid w:val="00401950"/>
    <w:rsid w:val="00402F75"/>
    <w:rsid w:val="00406DDD"/>
    <w:rsid w:val="00406FBE"/>
    <w:rsid w:val="00412E3C"/>
    <w:rsid w:val="00415590"/>
    <w:rsid w:val="00417477"/>
    <w:rsid w:val="00421022"/>
    <w:rsid w:val="00424A26"/>
    <w:rsid w:val="00427B16"/>
    <w:rsid w:val="00434472"/>
    <w:rsid w:val="0044381F"/>
    <w:rsid w:val="00444A45"/>
    <w:rsid w:val="0044776B"/>
    <w:rsid w:val="00451DDE"/>
    <w:rsid w:val="00453B17"/>
    <w:rsid w:val="004546B9"/>
    <w:rsid w:val="00454BA8"/>
    <w:rsid w:val="004552F0"/>
    <w:rsid w:val="00464BE9"/>
    <w:rsid w:val="00466A1C"/>
    <w:rsid w:val="0046772B"/>
    <w:rsid w:val="00472707"/>
    <w:rsid w:val="00474426"/>
    <w:rsid w:val="00476984"/>
    <w:rsid w:val="00480EED"/>
    <w:rsid w:val="004937F4"/>
    <w:rsid w:val="00495B82"/>
    <w:rsid w:val="004B14E3"/>
    <w:rsid w:val="004B6C3D"/>
    <w:rsid w:val="004B7B14"/>
    <w:rsid w:val="004C0F04"/>
    <w:rsid w:val="004C1912"/>
    <w:rsid w:val="004C4152"/>
    <w:rsid w:val="004C6ABF"/>
    <w:rsid w:val="004D28BC"/>
    <w:rsid w:val="004D5FB1"/>
    <w:rsid w:val="004D6589"/>
    <w:rsid w:val="004E32CD"/>
    <w:rsid w:val="004E3B8D"/>
    <w:rsid w:val="004F11DC"/>
    <w:rsid w:val="004F531F"/>
    <w:rsid w:val="00500F37"/>
    <w:rsid w:val="005029A5"/>
    <w:rsid w:val="00510997"/>
    <w:rsid w:val="00513571"/>
    <w:rsid w:val="0051582E"/>
    <w:rsid w:val="0053038D"/>
    <w:rsid w:val="00532213"/>
    <w:rsid w:val="00532FA0"/>
    <w:rsid w:val="005369B5"/>
    <w:rsid w:val="00540E77"/>
    <w:rsid w:val="0054766D"/>
    <w:rsid w:val="00553686"/>
    <w:rsid w:val="00554AE6"/>
    <w:rsid w:val="00554BE9"/>
    <w:rsid w:val="0055744D"/>
    <w:rsid w:val="00561A18"/>
    <w:rsid w:val="00562905"/>
    <w:rsid w:val="0057541F"/>
    <w:rsid w:val="00580D3F"/>
    <w:rsid w:val="005844D1"/>
    <w:rsid w:val="00585CC2"/>
    <w:rsid w:val="005A29DF"/>
    <w:rsid w:val="005A5A61"/>
    <w:rsid w:val="005A5EB7"/>
    <w:rsid w:val="005A7E1D"/>
    <w:rsid w:val="005B5CAE"/>
    <w:rsid w:val="005C6E94"/>
    <w:rsid w:val="005C6F52"/>
    <w:rsid w:val="005C6F97"/>
    <w:rsid w:val="005D00BE"/>
    <w:rsid w:val="005E2E18"/>
    <w:rsid w:val="005E3189"/>
    <w:rsid w:val="005E5343"/>
    <w:rsid w:val="005E6AEA"/>
    <w:rsid w:val="005F1454"/>
    <w:rsid w:val="005F3E92"/>
    <w:rsid w:val="00603E2C"/>
    <w:rsid w:val="00605651"/>
    <w:rsid w:val="00606E66"/>
    <w:rsid w:val="00607F9E"/>
    <w:rsid w:val="00610829"/>
    <w:rsid w:val="006175D4"/>
    <w:rsid w:val="00622119"/>
    <w:rsid w:val="006322BA"/>
    <w:rsid w:val="00633572"/>
    <w:rsid w:val="0063412C"/>
    <w:rsid w:val="00634A08"/>
    <w:rsid w:val="00637992"/>
    <w:rsid w:val="0064167B"/>
    <w:rsid w:val="00641F6D"/>
    <w:rsid w:val="00641FC8"/>
    <w:rsid w:val="006423DF"/>
    <w:rsid w:val="00645118"/>
    <w:rsid w:val="00650BA4"/>
    <w:rsid w:val="00661752"/>
    <w:rsid w:val="00661920"/>
    <w:rsid w:val="006702A8"/>
    <w:rsid w:val="00671384"/>
    <w:rsid w:val="006766E6"/>
    <w:rsid w:val="00683426"/>
    <w:rsid w:val="0068429C"/>
    <w:rsid w:val="006847E0"/>
    <w:rsid w:val="006A1721"/>
    <w:rsid w:val="006A474C"/>
    <w:rsid w:val="006B68CC"/>
    <w:rsid w:val="006C366E"/>
    <w:rsid w:val="006D0313"/>
    <w:rsid w:val="006D4EE0"/>
    <w:rsid w:val="006E7604"/>
    <w:rsid w:val="00701DA8"/>
    <w:rsid w:val="0070364E"/>
    <w:rsid w:val="00707CBA"/>
    <w:rsid w:val="007116E8"/>
    <w:rsid w:val="00723A4F"/>
    <w:rsid w:val="0072401A"/>
    <w:rsid w:val="00727449"/>
    <w:rsid w:val="00730B8F"/>
    <w:rsid w:val="00740B4C"/>
    <w:rsid w:val="0074521E"/>
    <w:rsid w:val="0076283E"/>
    <w:rsid w:val="0076676D"/>
    <w:rsid w:val="0076789F"/>
    <w:rsid w:val="0077218C"/>
    <w:rsid w:val="00773701"/>
    <w:rsid w:val="00785CBB"/>
    <w:rsid w:val="0079299D"/>
    <w:rsid w:val="00792EC0"/>
    <w:rsid w:val="007B2FBB"/>
    <w:rsid w:val="007B55E7"/>
    <w:rsid w:val="007B5E48"/>
    <w:rsid w:val="007B7D1B"/>
    <w:rsid w:val="007C2373"/>
    <w:rsid w:val="007D156D"/>
    <w:rsid w:val="007E02F0"/>
    <w:rsid w:val="007F383D"/>
    <w:rsid w:val="008072AF"/>
    <w:rsid w:val="00810A2E"/>
    <w:rsid w:val="008143BE"/>
    <w:rsid w:val="00814592"/>
    <w:rsid w:val="008214EB"/>
    <w:rsid w:val="00827697"/>
    <w:rsid w:val="0083182E"/>
    <w:rsid w:val="00835795"/>
    <w:rsid w:val="008463FF"/>
    <w:rsid w:val="0085048F"/>
    <w:rsid w:val="0085085A"/>
    <w:rsid w:val="008602FD"/>
    <w:rsid w:val="00862829"/>
    <w:rsid w:val="00862893"/>
    <w:rsid w:val="00864DB6"/>
    <w:rsid w:val="00865651"/>
    <w:rsid w:val="0087423D"/>
    <w:rsid w:val="008769AA"/>
    <w:rsid w:val="00877CC8"/>
    <w:rsid w:val="008823E5"/>
    <w:rsid w:val="00885E1A"/>
    <w:rsid w:val="00887486"/>
    <w:rsid w:val="008922D0"/>
    <w:rsid w:val="0089293D"/>
    <w:rsid w:val="008931F9"/>
    <w:rsid w:val="0089753B"/>
    <w:rsid w:val="008B013C"/>
    <w:rsid w:val="008B4747"/>
    <w:rsid w:val="008B4A4A"/>
    <w:rsid w:val="008C4502"/>
    <w:rsid w:val="008D411C"/>
    <w:rsid w:val="008E3080"/>
    <w:rsid w:val="008F1271"/>
    <w:rsid w:val="008F78AE"/>
    <w:rsid w:val="00902307"/>
    <w:rsid w:val="009035D8"/>
    <w:rsid w:val="00907E6B"/>
    <w:rsid w:val="0091004D"/>
    <w:rsid w:val="009147F5"/>
    <w:rsid w:val="0091615F"/>
    <w:rsid w:val="00920720"/>
    <w:rsid w:val="00920EEB"/>
    <w:rsid w:val="0092537B"/>
    <w:rsid w:val="009256FC"/>
    <w:rsid w:val="00931AD3"/>
    <w:rsid w:val="00940666"/>
    <w:rsid w:val="0094148F"/>
    <w:rsid w:val="009425D3"/>
    <w:rsid w:val="009450FD"/>
    <w:rsid w:val="00945896"/>
    <w:rsid w:val="00946C59"/>
    <w:rsid w:val="00947057"/>
    <w:rsid w:val="00947498"/>
    <w:rsid w:val="009528AB"/>
    <w:rsid w:val="009535FE"/>
    <w:rsid w:val="00960680"/>
    <w:rsid w:val="00960A92"/>
    <w:rsid w:val="00962F84"/>
    <w:rsid w:val="00974613"/>
    <w:rsid w:val="00984CD5"/>
    <w:rsid w:val="00985CCB"/>
    <w:rsid w:val="009958E6"/>
    <w:rsid w:val="00995E5C"/>
    <w:rsid w:val="009961C8"/>
    <w:rsid w:val="009A01E5"/>
    <w:rsid w:val="009A3FC9"/>
    <w:rsid w:val="009A4E22"/>
    <w:rsid w:val="009A5093"/>
    <w:rsid w:val="009C6D01"/>
    <w:rsid w:val="009C71DA"/>
    <w:rsid w:val="009D1FA6"/>
    <w:rsid w:val="009E0554"/>
    <w:rsid w:val="009E453B"/>
    <w:rsid w:val="009E474A"/>
    <w:rsid w:val="009E6E34"/>
    <w:rsid w:val="00A01B8A"/>
    <w:rsid w:val="00A032FA"/>
    <w:rsid w:val="00A30143"/>
    <w:rsid w:val="00A32A1E"/>
    <w:rsid w:val="00A35A32"/>
    <w:rsid w:val="00A409CC"/>
    <w:rsid w:val="00A40BCC"/>
    <w:rsid w:val="00A4260C"/>
    <w:rsid w:val="00A44C02"/>
    <w:rsid w:val="00A529F5"/>
    <w:rsid w:val="00A66DBC"/>
    <w:rsid w:val="00A716D3"/>
    <w:rsid w:val="00A76451"/>
    <w:rsid w:val="00A7712A"/>
    <w:rsid w:val="00A85F59"/>
    <w:rsid w:val="00AB0380"/>
    <w:rsid w:val="00AB2E25"/>
    <w:rsid w:val="00AB44C5"/>
    <w:rsid w:val="00AB5F8C"/>
    <w:rsid w:val="00AC172C"/>
    <w:rsid w:val="00AC66A6"/>
    <w:rsid w:val="00AC6B89"/>
    <w:rsid w:val="00AC6BB6"/>
    <w:rsid w:val="00AD0986"/>
    <w:rsid w:val="00AD60B2"/>
    <w:rsid w:val="00AF0F18"/>
    <w:rsid w:val="00AF19B5"/>
    <w:rsid w:val="00AF255B"/>
    <w:rsid w:val="00B03B8D"/>
    <w:rsid w:val="00B042DD"/>
    <w:rsid w:val="00B05380"/>
    <w:rsid w:val="00B10932"/>
    <w:rsid w:val="00B2095C"/>
    <w:rsid w:val="00B21A58"/>
    <w:rsid w:val="00B24D22"/>
    <w:rsid w:val="00B308F8"/>
    <w:rsid w:val="00B32D39"/>
    <w:rsid w:val="00B401CA"/>
    <w:rsid w:val="00B407CD"/>
    <w:rsid w:val="00B5093B"/>
    <w:rsid w:val="00B514D1"/>
    <w:rsid w:val="00B52298"/>
    <w:rsid w:val="00B53271"/>
    <w:rsid w:val="00B60733"/>
    <w:rsid w:val="00B60D22"/>
    <w:rsid w:val="00B6250D"/>
    <w:rsid w:val="00B64B4C"/>
    <w:rsid w:val="00B65C78"/>
    <w:rsid w:val="00B86987"/>
    <w:rsid w:val="00B90DF5"/>
    <w:rsid w:val="00B96809"/>
    <w:rsid w:val="00BA049E"/>
    <w:rsid w:val="00BA4E91"/>
    <w:rsid w:val="00BB1665"/>
    <w:rsid w:val="00BB427E"/>
    <w:rsid w:val="00BC36E7"/>
    <w:rsid w:val="00BD1424"/>
    <w:rsid w:val="00BD56AF"/>
    <w:rsid w:val="00BE05CB"/>
    <w:rsid w:val="00BF0533"/>
    <w:rsid w:val="00BF46EE"/>
    <w:rsid w:val="00C020AE"/>
    <w:rsid w:val="00C02179"/>
    <w:rsid w:val="00C0743C"/>
    <w:rsid w:val="00C13C15"/>
    <w:rsid w:val="00C16DA9"/>
    <w:rsid w:val="00C208D7"/>
    <w:rsid w:val="00C24D51"/>
    <w:rsid w:val="00C3390E"/>
    <w:rsid w:val="00C45C46"/>
    <w:rsid w:val="00C54CA1"/>
    <w:rsid w:val="00C55686"/>
    <w:rsid w:val="00C60A51"/>
    <w:rsid w:val="00C71649"/>
    <w:rsid w:val="00C721EA"/>
    <w:rsid w:val="00C72255"/>
    <w:rsid w:val="00C72830"/>
    <w:rsid w:val="00C72F11"/>
    <w:rsid w:val="00C86243"/>
    <w:rsid w:val="00C87833"/>
    <w:rsid w:val="00C87B54"/>
    <w:rsid w:val="00C90D8F"/>
    <w:rsid w:val="00C9226E"/>
    <w:rsid w:val="00C9681A"/>
    <w:rsid w:val="00CA18EF"/>
    <w:rsid w:val="00CA3526"/>
    <w:rsid w:val="00CA46C6"/>
    <w:rsid w:val="00CD5897"/>
    <w:rsid w:val="00CE3CC9"/>
    <w:rsid w:val="00CE6730"/>
    <w:rsid w:val="00CF2F3A"/>
    <w:rsid w:val="00CF38F0"/>
    <w:rsid w:val="00CF6B6B"/>
    <w:rsid w:val="00D02634"/>
    <w:rsid w:val="00D16DF4"/>
    <w:rsid w:val="00D22E96"/>
    <w:rsid w:val="00D31C51"/>
    <w:rsid w:val="00D3264A"/>
    <w:rsid w:val="00D32944"/>
    <w:rsid w:val="00D33E22"/>
    <w:rsid w:val="00D34E63"/>
    <w:rsid w:val="00D40B09"/>
    <w:rsid w:val="00D40B8C"/>
    <w:rsid w:val="00D50899"/>
    <w:rsid w:val="00D54B0F"/>
    <w:rsid w:val="00D60C1E"/>
    <w:rsid w:val="00D61356"/>
    <w:rsid w:val="00D631EC"/>
    <w:rsid w:val="00D63A3E"/>
    <w:rsid w:val="00D66F3B"/>
    <w:rsid w:val="00D6761F"/>
    <w:rsid w:val="00D72426"/>
    <w:rsid w:val="00D72C92"/>
    <w:rsid w:val="00D769E7"/>
    <w:rsid w:val="00D800EF"/>
    <w:rsid w:val="00D841F8"/>
    <w:rsid w:val="00D84AA7"/>
    <w:rsid w:val="00D8636F"/>
    <w:rsid w:val="00D86CA7"/>
    <w:rsid w:val="00D917A2"/>
    <w:rsid w:val="00D943F0"/>
    <w:rsid w:val="00D94B44"/>
    <w:rsid w:val="00DA24A5"/>
    <w:rsid w:val="00DA69E9"/>
    <w:rsid w:val="00DB4CCC"/>
    <w:rsid w:val="00DB4CE5"/>
    <w:rsid w:val="00DB6ACF"/>
    <w:rsid w:val="00DB6E78"/>
    <w:rsid w:val="00DC7DC1"/>
    <w:rsid w:val="00DD5496"/>
    <w:rsid w:val="00DE0103"/>
    <w:rsid w:val="00DE78D7"/>
    <w:rsid w:val="00DF5D26"/>
    <w:rsid w:val="00DF6E12"/>
    <w:rsid w:val="00DF71AD"/>
    <w:rsid w:val="00E01663"/>
    <w:rsid w:val="00E03BF5"/>
    <w:rsid w:val="00E04B4A"/>
    <w:rsid w:val="00E13032"/>
    <w:rsid w:val="00E1639A"/>
    <w:rsid w:val="00E2135A"/>
    <w:rsid w:val="00E240D1"/>
    <w:rsid w:val="00E245F9"/>
    <w:rsid w:val="00E26F4B"/>
    <w:rsid w:val="00E30403"/>
    <w:rsid w:val="00E31EC9"/>
    <w:rsid w:val="00E34EC5"/>
    <w:rsid w:val="00E355E9"/>
    <w:rsid w:val="00E42579"/>
    <w:rsid w:val="00E50D9F"/>
    <w:rsid w:val="00E50F47"/>
    <w:rsid w:val="00E570EC"/>
    <w:rsid w:val="00E60C46"/>
    <w:rsid w:val="00E61075"/>
    <w:rsid w:val="00E6173E"/>
    <w:rsid w:val="00E620DA"/>
    <w:rsid w:val="00E625EC"/>
    <w:rsid w:val="00E65B74"/>
    <w:rsid w:val="00E73FE2"/>
    <w:rsid w:val="00E80951"/>
    <w:rsid w:val="00E8199F"/>
    <w:rsid w:val="00E81CC5"/>
    <w:rsid w:val="00E86A0E"/>
    <w:rsid w:val="00EB0CE8"/>
    <w:rsid w:val="00EB2B6C"/>
    <w:rsid w:val="00EB4E31"/>
    <w:rsid w:val="00EB5535"/>
    <w:rsid w:val="00EC4481"/>
    <w:rsid w:val="00EC7D52"/>
    <w:rsid w:val="00ED204C"/>
    <w:rsid w:val="00ED2340"/>
    <w:rsid w:val="00EE06DA"/>
    <w:rsid w:val="00EE18B4"/>
    <w:rsid w:val="00EE3D9E"/>
    <w:rsid w:val="00EF027B"/>
    <w:rsid w:val="00EF0FDB"/>
    <w:rsid w:val="00EF23EE"/>
    <w:rsid w:val="00EF2BC7"/>
    <w:rsid w:val="00EF428A"/>
    <w:rsid w:val="00EF5110"/>
    <w:rsid w:val="00F028B3"/>
    <w:rsid w:val="00F03B28"/>
    <w:rsid w:val="00F0650F"/>
    <w:rsid w:val="00F109BD"/>
    <w:rsid w:val="00F25B22"/>
    <w:rsid w:val="00F27540"/>
    <w:rsid w:val="00F31010"/>
    <w:rsid w:val="00F3137B"/>
    <w:rsid w:val="00F34AF9"/>
    <w:rsid w:val="00F40D73"/>
    <w:rsid w:val="00F416B1"/>
    <w:rsid w:val="00F50382"/>
    <w:rsid w:val="00F53BF8"/>
    <w:rsid w:val="00F54DE2"/>
    <w:rsid w:val="00F577AF"/>
    <w:rsid w:val="00F579C7"/>
    <w:rsid w:val="00F57B1B"/>
    <w:rsid w:val="00F62E4B"/>
    <w:rsid w:val="00F74079"/>
    <w:rsid w:val="00F741A0"/>
    <w:rsid w:val="00F834B5"/>
    <w:rsid w:val="00F86867"/>
    <w:rsid w:val="00F948CD"/>
    <w:rsid w:val="00F94E6C"/>
    <w:rsid w:val="00FA03A3"/>
    <w:rsid w:val="00FA1D0E"/>
    <w:rsid w:val="00FA7104"/>
    <w:rsid w:val="00FB480B"/>
    <w:rsid w:val="00FB7194"/>
    <w:rsid w:val="00FC0CCD"/>
    <w:rsid w:val="00FC5B58"/>
    <w:rsid w:val="00FC665A"/>
    <w:rsid w:val="00FD3BD8"/>
    <w:rsid w:val="00FE236B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AB270"/>
  <w15:chartTrackingRefBased/>
  <w15:docId w15:val="{A0357D5D-8A2D-0046-9F48-C64BFDC1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833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8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8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83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83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83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83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3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3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3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8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83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3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3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3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03B8D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03B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B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B8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B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B8D"/>
    <w:rPr>
      <w:rFonts w:ascii="Calibri" w:eastAsia="Calibri" w:hAnsi="Calibri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Henry</dc:creator>
  <cp:keywords/>
  <dc:description/>
  <cp:lastModifiedBy>Evelyn Tong</cp:lastModifiedBy>
  <cp:revision>5</cp:revision>
  <dcterms:created xsi:type="dcterms:W3CDTF">2026-08-22T22:57:00Z</dcterms:created>
  <dcterms:modified xsi:type="dcterms:W3CDTF">2026-09-02T16:01:00Z</dcterms:modified>
</cp:coreProperties>
</file>